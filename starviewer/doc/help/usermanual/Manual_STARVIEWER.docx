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sdt>
      <w:sdtPr>
        <w:rPr>
          <w:lang w:val="ca-ES"/>
        </w:rPr>
        <w:id w:val="1515269"/>
        <w:docPartObj>
          <w:docPartGallery w:val="Cover Pages"/>
          <w:docPartUnique/>
        </w:docPartObj>
      </w:sdtPr>
      <w:sdtEndPr>
        <w:rPr>
          <w:rFonts w:eastAsia="Times New Roman"/>
        </w:rPr>
      </w:sdtEndPr>
      <w:sdtContent>
        <w:p w:rsidR="00381C36" w:rsidRPr="00381C36" w:rsidRDefault="00381C36">
          <w:pPr>
            <w:rPr>
              <w:lang w:val="ca-ES"/>
            </w:rPr>
          </w:pPr>
        </w:p>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5927"/>
          </w:tblGrid>
          <w:tr w:rsidR="00381C36" w:rsidRPr="00381C36">
            <w:sdt>
              <w:sdtPr>
                <w:rPr>
                  <w:rFonts w:ascii="Trebuchet MS" w:eastAsiaTheme="majorEastAsia" w:hAnsi="Trebuchet MS" w:cstheme="majorBidi"/>
                  <w:sz w:val="72"/>
                  <w:szCs w:val="72"/>
                  <w:lang w:val="ca-ES"/>
                </w:rPr>
                <w:alias w:val="Título"/>
                <w:id w:val="13553149"/>
                <w:placeholder>
                  <w:docPart w:val="D8481BFC9C6E4007B844ABF88EB1D75A"/>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381C36" w:rsidRPr="00381C36" w:rsidRDefault="00381C36" w:rsidP="005C0E16">
                    <w:pPr>
                      <w:pStyle w:val="Sinespaciado"/>
                      <w:rPr>
                        <w:rFonts w:asciiTheme="majorHAnsi" w:eastAsiaTheme="majorEastAsia" w:hAnsiTheme="majorHAnsi" w:cstheme="majorBidi"/>
                        <w:sz w:val="72"/>
                        <w:szCs w:val="72"/>
                        <w:lang w:val="ca-ES"/>
                      </w:rPr>
                    </w:pPr>
                    <w:r w:rsidRPr="00334E8A">
                      <w:rPr>
                        <w:rFonts w:ascii="Trebuchet MS" w:eastAsiaTheme="majorEastAsia" w:hAnsi="Trebuchet MS" w:cstheme="majorBidi"/>
                        <w:sz w:val="72"/>
                        <w:szCs w:val="72"/>
                        <w:lang w:val="ca-ES"/>
                      </w:rPr>
                      <w:t>S</w:t>
                    </w:r>
                    <w:r w:rsidR="005C0E16">
                      <w:rPr>
                        <w:rFonts w:ascii="Trebuchet MS" w:eastAsiaTheme="majorEastAsia" w:hAnsi="Trebuchet MS" w:cstheme="majorBidi"/>
                        <w:sz w:val="72"/>
                        <w:szCs w:val="72"/>
                        <w:lang w:val="ca-ES"/>
                      </w:rPr>
                      <w:t>tarviewer</w:t>
                    </w:r>
                  </w:p>
                </w:tc>
              </w:sdtContent>
            </w:sdt>
          </w:tr>
          <w:tr w:rsidR="00381C36" w:rsidRPr="00381C36">
            <w:sdt>
              <w:sdtPr>
                <w:rPr>
                  <w:sz w:val="40"/>
                  <w:szCs w:val="40"/>
                  <w:lang w:val="ca-ES"/>
                </w:rPr>
                <w:alias w:val="Subtítulo"/>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381C36" w:rsidRPr="00381C36" w:rsidRDefault="00381C36" w:rsidP="00381C36">
                    <w:pPr>
                      <w:pStyle w:val="Sinespaciado"/>
                      <w:rPr>
                        <w:sz w:val="40"/>
                        <w:szCs w:val="40"/>
                        <w:lang w:val="ca-ES"/>
                      </w:rPr>
                    </w:pPr>
                    <w:r w:rsidRPr="00381C36">
                      <w:rPr>
                        <w:sz w:val="40"/>
                        <w:szCs w:val="40"/>
                        <w:lang w:val="ca-ES"/>
                      </w:rPr>
                      <w:t>Manual d’usuari</w:t>
                    </w:r>
                  </w:p>
                </w:tc>
              </w:sdtContent>
            </w:sdt>
          </w:tr>
          <w:tr w:rsidR="00381C36" w:rsidRPr="00381C36">
            <w:sdt>
              <w:sdtPr>
                <w:rPr>
                  <w:rFonts w:ascii="Arial" w:eastAsia="Times New Roman" w:hAnsi="Arial" w:cs="Arial"/>
                  <w:b/>
                  <w:bCs/>
                  <w:color w:val="000000"/>
                  <w:lang w:val="ca-ES"/>
                </w:rPr>
                <w:alias w:val="Aut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381C36" w:rsidRPr="00381C36" w:rsidRDefault="005C0E16">
                    <w:pPr>
                      <w:pStyle w:val="Sinespaciado"/>
                      <w:rPr>
                        <w:sz w:val="28"/>
                        <w:szCs w:val="28"/>
                        <w:lang w:val="ca-ES"/>
                      </w:rPr>
                    </w:pPr>
                    <w:del w:id="0" w:author="Ester" w:date="2010-06-09T13:57:00Z">
                      <w:r w:rsidDel="00C020F9">
                        <w:rPr>
                          <w:rFonts w:ascii="Arial" w:eastAsia="Times New Roman" w:hAnsi="Arial" w:cs="Arial"/>
                          <w:b/>
                          <w:bCs/>
                          <w:color w:val="000000"/>
                          <w:lang w:val="ca-ES"/>
                        </w:rPr>
                        <w:delText xml:space="preserve"> support</w:delText>
                      </w:r>
                      <w:r w:rsidR="00381C36" w:rsidRPr="00381C36" w:rsidDel="00C020F9">
                        <w:rPr>
                          <w:rFonts w:ascii="Arial" w:eastAsia="Times New Roman" w:hAnsi="Arial" w:cs="Arial"/>
                          <w:b/>
                          <w:bCs/>
                          <w:color w:val="000000"/>
                          <w:lang w:val="ca-ES"/>
                        </w:rPr>
                        <w:delText>@</w:delText>
                      </w:r>
                      <w:r w:rsidDel="00C020F9">
                        <w:rPr>
                          <w:rFonts w:ascii="Arial" w:eastAsia="Times New Roman" w:hAnsi="Arial" w:cs="Arial"/>
                          <w:b/>
                          <w:bCs/>
                          <w:color w:val="000000"/>
                          <w:lang w:val="ca-ES"/>
                        </w:rPr>
                        <w:delText>starviewer.</w:delText>
                      </w:r>
                      <w:r w:rsidR="00381C36" w:rsidRPr="00381C36" w:rsidDel="00C020F9">
                        <w:rPr>
                          <w:rFonts w:ascii="Arial" w:eastAsia="Times New Roman" w:hAnsi="Arial" w:cs="Arial"/>
                          <w:b/>
                          <w:bCs/>
                          <w:color w:val="000000"/>
                          <w:lang w:val="ca-ES"/>
                        </w:rPr>
                        <w:delText>udg.edu</w:delText>
                      </w:r>
                    </w:del>
                    <w:ins w:id="1" w:author="Ester" w:date="2010-06-11T15:07:00Z">
                      <w:r w:rsidR="00B31884">
                        <w:rPr>
                          <w:rFonts w:ascii="Arial" w:eastAsia="Times New Roman" w:hAnsi="Arial" w:cs="Arial"/>
                          <w:b/>
                          <w:bCs/>
                          <w:color w:val="000000"/>
                          <w:lang w:val="es-ES"/>
                        </w:rPr>
                        <w:t>support@starviewer.udg.edu</w:t>
                      </w:r>
                    </w:ins>
                  </w:p>
                </w:tc>
              </w:sdtContent>
            </w:sdt>
          </w:tr>
        </w:tbl>
        <w:p w:rsidR="00381C36" w:rsidRPr="00381C36" w:rsidRDefault="00381C36">
          <w:pPr>
            <w:rPr>
              <w:lang w:val="ca-ES"/>
            </w:rPr>
          </w:pPr>
        </w:p>
        <w:p w:rsidR="00381C36" w:rsidRPr="00381C36" w:rsidRDefault="00381C36" w:rsidP="00FA588C">
          <w:pPr>
            <w:widowControl/>
            <w:suppressAutoHyphens w:val="0"/>
            <w:spacing w:before="0" w:after="0"/>
            <w:ind w:left="709" w:right="0" w:hanging="709"/>
            <w:rPr>
              <w:rFonts w:eastAsia="Times New Roman"/>
              <w:lang w:val="ca-ES"/>
            </w:rPr>
          </w:pPr>
          <w:r w:rsidRPr="00381C36">
            <w:rPr>
              <w:rFonts w:eastAsia="Times New Roman"/>
              <w:lang w:val="ca-ES"/>
            </w:rPr>
            <w:br w:type="page"/>
          </w:r>
        </w:p>
      </w:sdtContent>
    </w:sdt>
    <w:sdt>
      <w:sdtPr>
        <w:rPr>
          <w:rFonts w:ascii="Verdana" w:eastAsia="Verdana" w:hAnsi="Verdana" w:cs="Times New Roman"/>
          <w:b w:val="0"/>
          <w:bCs w:val="0"/>
          <w:color w:val="auto"/>
          <w:sz w:val="20"/>
          <w:szCs w:val="20"/>
          <w:lang w:val="ca-ES" w:eastAsia="es-ES"/>
        </w:rPr>
        <w:id w:val="1515308"/>
        <w:docPartObj>
          <w:docPartGallery w:val="Table of Contents"/>
          <w:docPartUnique/>
        </w:docPartObj>
      </w:sdtPr>
      <w:sdtContent>
        <w:p w:rsidR="00381C36" w:rsidRDefault="009F49CF" w:rsidP="00A955FD">
          <w:pPr>
            <w:pStyle w:val="TtulodeTDC"/>
            <w:rPr>
              <w:lang w:val="ca-ES"/>
            </w:rPr>
          </w:pPr>
          <w:r>
            <w:rPr>
              <w:lang w:val="ca-ES"/>
            </w:rPr>
            <w:t>Taula de contingut</w:t>
          </w:r>
          <w:ins w:id="2" w:author="none" w:date="2010-06-08T22:43:00Z">
            <w:r w:rsidR="005C0E16">
              <w:rPr>
                <w:lang w:val="ca-ES"/>
              </w:rPr>
              <w:t>s</w:t>
            </w:r>
          </w:ins>
        </w:p>
        <w:p w:rsidR="009F49CF" w:rsidRPr="009F49CF" w:rsidRDefault="009F49CF" w:rsidP="009F49CF">
          <w:pPr>
            <w:rPr>
              <w:lang w:val="ca-ES" w:eastAsia="en-US"/>
            </w:rPr>
          </w:pPr>
        </w:p>
        <w:p w:rsidR="009F49CF" w:rsidRDefault="001A54F1">
          <w:pPr>
            <w:pStyle w:val="TDC1"/>
            <w:rPr>
              <w:rFonts w:asciiTheme="minorHAnsi" w:eastAsiaTheme="minorEastAsia" w:hAnsiTheme="minorHAnsi" w:cstheme="minorBidi"/>
              <w:noProof/>
              <w:sz w:val="22"/>
              <w:szCs w:val="22"/>
              <w:lang w:val="es-ES"/>
            </w:rPr>
          </w:pPr>
          <w:r w:rsidRPr="00381C36">
            <w:fldChar w:fldCharType="begin"/>
          </w:r>
          <w:r w:rsidR="00381C36" w:rsidRPr="00381C36">
            <w:instrText xml:space="preserve"> TOC \o "1-3" \h \z \u </w:instrText>
          </w:r>
          <w:r w:rsidRPr="00381C36">
            <w:fldChar w:fldCharType="separate"/>
          </w:r>
          <w:hyperlink w:anchor="_Toc263771931" w:history="1">
            <w:r w:rsidR="009F49CF" w:rsidRPr="004F718C">
              <w:rPr>
                <w:rStyle w:val="Hipervnculo"/>
                <w:noProof/>
              </w:rPr>
              <w:t>Starviewer</w:t>
            </w:r>
            <w:r w:rsidR="009F49CF">
              <w:rPr>
                <w:noProof/>
                <w:webHidden/>
              </w:rPr>
              <w:tab/>
            </w:r>
            <w:r>
              <w:rPr>
                <w:noProof/>
                <w:webHidden/>
              </w:rPr>
              <w:fldChar w:fldCharType="begin"/>
            </w:r>
            <w:r w:rsidR="009F49CF">
              <w:rPr>
                <w:noProof/>
                <w:webHidden/>
              </w:rPr>
              <w:instrText xml:space="preserve"> PAGEREF _Toc263771931 \h </w:instrText>
            </w:r>
            <w:r>
              <w:rPr>
                <w:noProof/>
                <w:webHidden/>
              </w:rPr>
            </w:r>
            <w:r>
              <w:rPr>
                <w:noProof/>
                <w:webHidden/>
              </w:rPr>
              <w:fldChar w:fldCharType="separate"/>
            </w:r>
            <w:r w:rsidR="00146E90">
              <w:rPr>
                <w:noProof/>
                <w:webHidden/>
              </w:rPr>
              <w:t>4</w:t>
            </w:r>
            <w:r>
              <w:rPr>
                <w:noProof/>
                <w:webHidden/>
              </w:rPr>
              <w:fldChar w:fldCharType="end"/>
            </w:r>
          </w:hyperlink>
        </w:p>
        <w:p w:rsidR="009F49CF" w:rsidRDefault="001A54F1">
          <w:pPr>
            <w:pStyle w:val="TDC1"/>
            <w:rPr>
              <w:rFonts w:asciiTheme="minorHAnsi" w:eastAsiaTheme="minorEastAsia" w:hAnsiTheme="minorHAnsi" w:cstheme="minorBidi"/>
              <w:noProof/>
              <w:sz w:val="22"/>
              <w:szCs w:val="22"/>
              <w:lang w:val="es-ES"/>
            </w:rPr>
          </w:pPr>
          <w:hyperlink w:anchor="_Toc263771932" w:history="1">
            <w:r w:rsidR="009F49CF" w:rsidRPr="004F718C">
              <w:rPr>
                <w:rStyle w:val="Hipervnculo"/>
                <w:noProof/>
              </w:rPr>
              <w:t>Contacta amb nosaltres</w:t>
            </w:r>
            <w:r w:rsidR="009F49CF">
              <w:rPr>
                <w:noProof/>
                <w:webHidden/>
              </w:rPr>
              <w:tab/>
            </w:r>
            <w:r>
              <w:rPr>
                <w:noProof/>
                <w:webHidden/>
              </w:rPr>
              <w:fldChar w:fldCharType="begin"/>
            </w:r>
            <w:r w:rsidR="009F49CF">
              <w:rPr>
                <w:noProof/>
                <w:webHidden/>
              </w:rPr>
              <w:instrText xml:space="preserve"> PAGEREF _Toc263771932 \h </w:instrText>
            </w:r>
            <w:r>
              <w:rPr>
                <w:noProof/>
                <w:webHidden/>
              </w:rPr>
            </w:r>
            <w:r>
              <w:rPr>
                <w:noProof/>
                <w:webHidden/>
              </w:rPr>
              <w:fldChar w:fldCharType="separate"/>
            </w:r>
            <w:r w:rsidR="00146E90">
              <w:rPr>
                <w:noProof/>
                <w:webHidden/>
              </w:rPr>
              <w:t>5</w:t>
            </w:r>
            <w:r>
              <w:rPr>
                <w:noProof/>
                <w:webHidden/>
              </w:rPr>
              <w:fldChar w:fldCharType="end"/>
            </w:r>
          </w:hyperlink>
        </w:p>
        <w:p w:rsidR="009F49CF" w:rsidRDefault="001A54F1">
          <w:pPr>
            <w:pStyle w:val="TDC1"/>
            <w:rPr>
              <w:rFonts w:asciiTheme="minorHAnsi" w:eastAsiaTheme="minorEastAsia" w:hAnsiTheme="minorHAnsi" w:cstheme="minorBidi"/>
              <w:noProof/>
              <w:sz w:val="22"/>
              <w:szCs w:val="22"/>
              <w:lang w:val="es-ES"/>
            </w:rPr>
          </w:pPr>
          <w:hyperlink w:anchor="_Toc263771933" w:history="1">
            <w:r w:rsidR="009F49CF" w:rsidRPr="004F718C">
              <w:rPr>
                <w:rStyle w:val="Hipervnculo"/>
                <w:noProof/>
              </w:rPr>
              <w:t>Els menús</w:t>
            </w:r>
            <w:r w:rsidR="009F49CF">
              <w:rPr>
                <w:noProof/>
                <w:webHidden/>
              </w:rPr>
              <w:tab/>
            </w:r>
            <w:r>
              <w:rPr>
                <w:noProof/>
                <w:webHidden/>
              </w:rPr>
              <w:fldChar w:fldCharType="begin"/>
            </w:r>
            <w:r w:rsidR="009F49CF">
              <w:rPr>
                <w:noProof/>
                <w:webHidden/>
              </w:rPr>
              <w:instrText xml:space="preserve"> PAGEREF _Toc263771933 \h </w:instrText>
            </w:r>
            <w:r>
              <w:rPr>
                <w:noProof/>
                <w:webHidden/>
              </w:rPr>
            </w:r>
            <w:r>
              <w:rPr>
                <w:noProof/>
                <w:webHidden/>
              </w:rPr>
              <w:fldChar w:fldCharType="separate"/>
            </w:r>
            <w:r w:rsidR="00146E90">
              <w:rPr>
                <w:noProof/>
                <w:webHidden/>
              </w:rPr>
              <w:t>6</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34" w:history="1">
            <w:r w:rsidR="009F49CF" w:rsidRPr="004F718C">
              <w:rPr>
                <w:rStyle w:val="Hipervnculo"/>
                <w:noProof/>
                <w:lang w:val="ca-ES"/>
              </w:rPr>
              <w:t>Menú fitxer</w:t>
            </w:r>
            <w:r w:rsidR="009F49CF">
              <w:rPr>
                <w:noProof/>
                <w:webHidden/>
              </w:rPr>
              <w:tab/>
            </w:r>
            <w:r>
              <w:rPr>
                <w:noProof/>
                <w:webHidden/>
              </w:rPr>
              <w:fldChar w:fldCharType="begin"/>
            </w:r>
            <w:r w:rsidR="009F49CF">
              <w:rPr>
                <w:noProof/>
                <w:webHidden/>
              </w:rPr>
              <w:instrText xml:space="preserve"> PAGEREF _Toc263771934 \h </w:instrText>
            </w:r>
            <w:r>
              <w:rPr>
                <w:noProof/>
                <w:webHidden/>
              </w:rPr>
            </w:r>
            <w:r>
              <w:rPr>
                <w:noProof/>
                <w:webHidden/>
              </w:rPr>
              <w:fldChar w:fldCharType="separate"/>
            </w:r>
            <w:r w:rsidR="00146E90">
              <w:rPr>
                <w:noProof/>
                <w:webHidden/>
              </w:rPr>
              <w:t>7</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35" w:history="1">
            <w:r w:rsidR="009F49CF" w:rsidRPr="004F718C">
              <w:rPr>
                <w:rStyle w:val="Hipervnculo"/>
                <w:noProof/>
                <w:lang w:val="ca-ES"/>
              </w:rPr>
              <w:t>Menú visualització</w:t>
            </w:r>
            <w:r w:rsidR="009F49CF">
              <w:rPr>
                <w:noProof/>
                <w:webHidden/>
              </w:rPr>
              <w:tab/>
            </w:r>
            <w:r>
              <w:rPr>
                <w:noProof/>
                <w:webHidden/>
              </w:rPr>
              <w:fldChar w:fldCharType="begin"/>
            </w:r>
            <w:r w:rsidR="009F49CF">
              <w:rPr>
                <w:noProof/>
                <w:webHidden/>
              </w:rPr>
              <w:instrText xml:space="preserve"> PAGEREF _Toc263771935 \h </w:instrText>
            </w:r>
            <w:r>
              <w:rPr>
                <w:noProof/>
                <w:webHidden/>
              </w:rPr>
            </w:r>
            <w:r>
              <w:rPr>
                <w:noProof/>
                <w:webHidden/>
              </w:rPr>
              <w:fldChar w:fldCharType="separate"/>
            </w:r>
            <w:r w:rsidR="00146E90">
              <w:rPr>
                <w:noProof/>
                <w:webHidden/>
              </w:rPr>
              <w:t>8</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36" w:history="1">
            <w:r w:rsidR="009F49CF" w:rsidRPr="004F718C">
              <w:rPr>
                <w:rStyle w:val="Hipervnculo"/>
                <w:noProof/>
                <w:lang w:val="ca-ES"/>
              </w:rPr>
              <w:t>Menú d'eines</w:t>
            </w:r>
            <w:r w:rsidR="009F49CF">
              <w:rPr>
                <w:noProof/>
                <w:webHidden/>
              </w:rPr>
              <w:tab/>
            </w:r>
            <w:r>
              <w:rPr>
                <w:noProof/>
                <w:webHidden/>
              </w:rPr>
              <w:fldChar w:fldCharType="begin"/>
            </w:r>
            <w:r w:rsidR="009F49CF">
              <w:rPr>
                <w:noProof/>
                <w:webHidden/>
              </w:rPr>
              <w:instrText xml:space="preserve"> PAGEREF _Toc263771936 \h </w:instrText>
            </w:r>
            <w:r>
              <w:rPr>
                <w:noProof/>
                <w:webHidden/>
              </w:rPr>
            </w:r>
            <w:r>
              <w:rPr>
                <w:noProof/>
                <w:webHidden/>
              </w:rPr>
              <w:fldChar w:fldCharType="separate"/>
            </w:r>
            <w:r w:rsidR="00146E90">
              <w:rPr>
                <w:noProof/>
                <w:webHidden/>
              </w:rPr>
              <w:t>9</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37" w:history="1">
            <w:r w:rsidR="009F49CF" w:rsidRPr="004F718C">
              <w:rPr>
                <w:rStyle w:val="Hipervnculo"/>
                <w:noProof/>
                <w:lang w:val="ca-ES"/>
              </w:rPr>
              <w:t>Menú finestra</w:t>
            </w:r>
            <w:r w:rsidR="009F49CF">
              <w:rPr>
                <w:noProof/>
                <w:webHidden/>
              </w:rPr>
              <w:tab/>
            </w:r>
            <w:r>
              <w:rPr>
                <w:noProof/>
                <w:webHidden/>
              </w:rPr>
              <w:fldChar w:fldCharType="begin"/>
            </w:r>
            <w:r w:rsidR="009F49CF">
              <w:rPr>
                <w:noProof/>
                <w:webHidden/>
              </w:rPr>
              <w:instrText xml:space="preserve"> PAGEREF _Toc263771937 \h </w:instrText>
            </w:r>
            <w:r>
              <w:rPr>
                <w:noProof/>
                <w:webHidden/>
              </w:rPr>
            </w:r>
            <w:r>
              <w:rPr>
                <w:noProof/>
                <w:webHidden/>
              </w:rPr>
              <w:fldChar w:fldCharType="separate"/>
            </w:r>
            <w:r w:rsidR="00146E90">
              <w:rPr>
                <w:noProof/>
                <w:webHidden/>
              </w:rPr>
              <w:t>10</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38" w:history="1">
            <w:r w:rsidR="009F49CF" w:rsidRPr="004F718C">
              <w:rPr>
                <w:rStyle w:val="Hipervnculo"/>
                <w:noProof/>
                <w:lang w:val="ca-ES"/>
              </w:rPr>
              <w:t>Menú ajuda</w:t>
            </w:r>
            <w:r w:rsidR="009F49CF">
              <w:rPr>
                <w:noProof/>
                <w:webHidden/>
              </w:rPr>
              <w:tab/>
            </w:r>
            <w:r>
              <w:rPr>
                <w:noProof/>
                <w:webHidden/>
              </w:rPr>
              <w:fldChar w:fldCharType="begin"/>
            </w:r>
            <w:r w:rsidR="009F49CF">
              <w:rPr>
                <w:noProof/>
                <w:webHidden/>
              </w:rPr>
              <w:instrText xml:space="preserve"> PAGEREF _Toc263771938 \h </w:instrText>
            </w:r>
            <w:r>
              <w:rPr>
                <w:noProof/>
                <w:webHidden/>
              </w:rPr>
            </w:r>
            <w:r>
              <w:rPr>
                <w:noProof/>
                <w:webHidden/>
              </w:rPr>
              <w:fldChar w:fldCharType="separate"/>
            </w:r>
            <w:r w:rsidR="00146E90">
              <w:rPr>
                <w:noProof/>
                <w:webHidden/>
              </w:rPr>
              <w:t>11</w:t>
            </w:r>
            <w:r>
              <w:rPr>
                <w:noProof/>
                <w:webHidden/>
              </w:rPr>
              <w:fldChar w:fldCharType="end"/>
            </w:r>
          </w:hyperlink>
        </w:p>
        <w:p w:rsidR="009F49CF" w:rsidRDefault="001A54F1">
          <w:pPr>
            <w:pStyle w:val="TDC1"/>
            <w:rPr>
              <w:rFonts w:asciiTheme="minorHAnsi" w:eastAsiaTheme="minorEastAsia" w:hAnsiTheme="minorHAnsi" w:cstheme="minorBidi"/>
              <w:noProof/>
              <w:sz w:val="22"/>
              <w:szCs w:val="22"/>
              <w:lang w:val="es-ES"/>
            </w:rPr>
          </w:pPr>
          <w:hyperlink w:anchor="_Toc263771939" w:history="1">
            <w:r w:rsidR="009F49CF" w:rsidRPr="004F718C">
              <w:rPr>
                <w:rStyle w:val="Hipervnculo"/>
                <w:noProof/>
              </w:rPr>
              <w:t>Configuracions</w:t>
            </w:r>
            <w:r w:rsidR="009F49CF">
              <w:rPr>
                <w:noProof/>
                <w:webHidden/>
              </w:rPr>
              <w:tab/>
            </w:r>
            <w:r>
              <w:rPr>
                <w:noProof/>
                <w:webHidden/>
              </w:rPr>
              <w:fldChar w:fldCharType="begin"/>
            </w:r>
            <w:r w:rsidR="009F49CF">
              <w:rPr>
                <w:noProof/>
                <w:webHidden/>
              </w:rPr>
              <w:instrText xml:space="preserve"> PAGEREF _Toc263771939 \h </w:instrText>
            </w:r>
            <w:r>
              <w:rPr>
                <w:noProof/>
                <w:webHidden/>
              </w:rPr>
            </w:r>
            <w:r>
              <w:rPr>
                <w:noProof/>
                <w:webHidden/>
              </w:rPr>
              <w:fldChar w:fldCharType="separate"/>
            </w:r>
            <w:r w:rsidR="00146E90">
              <w:rPr>
                <w:noProof/>
                <w:webHidden/>
              </w:rPr>
              <w:t>12</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40" w:history="1">
            <w:r w:rsidR="009F49CF" w:rsidRPr="004F718C">
              <w:rPr>
                <w:rStyle w:val="Hipervnculo"/>
                <w:noProof/>
                <w:lang w:val="ca-ES"/>
              </w:rPr>
              <w:t>Configuració PACS</w:t>
            </w:r>
            <w:r w:rsidR="009F49CF">
              <w:rPr>
                <w:noProof/>
                <w:webHidden/>
              </w:rPr>
              <w:tab/>
            </w:r>
            <w:r>
              <w:rPr>
                <w:noProof/>
                <w:webHidden/>
              </w:rPr>
              <w:fldChar w:fldCharType="begin"/>
            </w:r>
            <w:r w:rsidR="009F49CF">
              <w:rPr>
                <w:noProof/>
                <w:webHidden/>
              </w:rPr>
              <w:instrText xml:space="preserve"> PAGEREF _Toc263771940 \h </w:instrText>
            </w:r>
            <w:r>
              <w:rPr>
                <w:noProof/>
                <w:webHidden/>
              </w:rPr>
            </w:r>
            <w:r>
              <w:rPr>
                <w:noProof/>
                <w:webHidden/>
              </w:rPr>
              <w:fldChar w:fldCharType="separate"/>
            </w:r>
            <w:r w:rsidR="00146E90">
              <w:rPr>
                <w:noProof/>
                <w:webHidden/>
              </w:rPr>
              <w:t>12</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41" w:history="1">
            <w:r w:rsidR="009F49CF" w:rsidRPr="004F718C">
              <w:rPr>
                <w:rStyle w:val="Hipervnculo"/>
                <w:noProof/>
                <w:lang w:val="ca-ES"/>
              </w:rPr>
              <w:t>Configuració de la base de dades local</w:t>
            </w:r>
            <w:r w:rsidR="009F49CF">
              <w:rPr>
                <w:noProof/>
                <w:webHidden/>
              </w:rPr>
              <w:tab/>
            </w:r>
            <w:r>
              <w:rPr>
                <w:noProof/>
                <w:webHidden/>
              </w:rPr>
              <w:fldChar w:fldCharType="begin"/>
            </w:r>
            <w:r w:rsidR="009F49CF">
              <w:rPr>
                <w:noProof/>
                <w:webHidden/>
              </w:rPr>
              <w:instrText xml:space="preserve"> PAGEREF _Toc263771941 \h </w:instrText>
            </w:r>
            <w:r>
              <w:rPr>
                <w:noProof/>
                <w:webHidden/>
              </w:rPr>
            </w:r>
            <w:r>
              <w:rPr>
                <w:noProof/>
                <w:webHidden/>
              </w:rPr>
              <w:fldChar w:fldCharType="separate"/>
            </w:r>
            <w:r w:rsidR="00146E90">
              <w:rPr>
                <w:noProof/>
                <w:webHidden/>
              </w:rPr>
              <w:t>14</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42" w:history="1">
            <w:r w:rsidR="009F49CF" w:rsidRPr="004F718C">
              <w:rPr>
                <w:rStyle w:val="Hipervnculo"/>
                <w:noProof/>
                <w:lang w:val="ca-ES"/>
              </w:rPr>
              <w:t>Configuració del RIS</w:t>
            </w:r>
            <w:r w:rsidR="009F49CF">
              <w:rPr>
                <w:noProof/>
                <w:webHidden/>
              </w:rPr>
              <w:tab/>
            </w:r>
            <w:r>
              <w:rPr>
                <w:noProof/>
                <w:webHidden/>
              </w:rPr>
              <w:fldChar w:fldCharType="begin"/>
            </w:r>
            <w:r w:rsidR="009F49CF">
              <w:rPr>
                <w:noProof/>
                <w:webHidden/>
              </w:rPr>
              <w:instrText xml:space="preserve"> PAGEREF _Toc263771942 \h </w:instrText>
            </w:r>
            <w:r>
              <w:rPr>
                <w:noProof/>
                <w:webHidden/>
              </w:rPr>
            </w:r>
            <w:r>
              <w:rPr>
                <w:noProof/>
                <w:webHidden/>
              </w:rPr>
              <w:fldChar w:fldCharType="separate"/>
            </w:r>
            <w:r w:rsidR="00146E90">
              <w:rPr>
                <w:noProof/>
                <w:webHidden/>
              </w:rPr>
              <w:t>16</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43" w:history="1">
            <w:r w:rsidR="009F49CF" w:rsidRPr="004F718C">
              <w:rPr>
                <w:rStyle w:val="Hipervnculo"/>
                <w:noProof/>
                <w:lang w:val="ca-ES"/>
              </w:rPr>
              <w:t>Configuració DICOMDIR</w:t>
            </w:r>
            <w:r w:rsidR="009F49CF">
              <w:rPr>
                <w:noProof/>
                <w:webHidden/>
              </w:rPr>
              <w:tab/>
            </w:r>
            <w:r>
              <w:rPr>
                <w:noProof/>
                <w:webHidden/>
              </w:rPr>
              <w:fldChar w:fldCharType="begin"/>
            </w:r>
            <w:r w:rsidR="009F49CF">
              <w:rPr>
                <w:noProof/>
                <w:webHidden/>
              </w:rPr>
              <w:instrText xml:space="preserve"> PAGEREF _Toc263771943 \h </w:instrText>
            </w:r>
            <w:r>
              <w:rPr>
                <w:noProof/>
                <w:webHidden/>
              </w:rPr>
            </w:r>
            <w:r>
              <w:rPr>
                <w:noProof/>
                <w:webHidden/>
              </w:rPr>
              <w:fldChar w:fldCharType="separate"/>
            </w:r>
            <w:r w:rsidR="00146E90">
              <w:rPr>
                <w:noProof/>
                <w:webHidden/>
              </w:rPr>
              <w:t>17</w:t>
            </w:r>
            <w:r>
              <w:rPr>
                <w:noProof/>
                <w:webHidden/>
              </w:rPr>
              <w:fldChar w:fldCharType="end"/>
            </w:r>
          </w:hyperlink>
        </w:p>
        <w:p w:rsidR="009F49CF" w:rsidRDefault="001A54F1">
          <w:pPr>
            <w:pStyle w:val="TDC1"/>
            <w:rPr>
              <w:rFonts w:asciiTheme="minorHAnsi" w:eastAsiaTheme="minorEastAsia" w:hAnsiTheme="minorHAnsi" w:cstheme="minorBidi"/>
              <w:noProof/>
              <w:sz w:val="22"/>
              <w:szCs w:val="22"/>
              <w:lang w:val="es-ES"/>
            </w:rPr>
          </w:pPr>
          <w:hyperlink w:anchor="_Toc263771944" w:history="1">
            <w:r w:rsidR="009F49CF" w:rsidRPr="004F718C">
              <w:rPr>
                <w:rStyle w:val="Hipervnculo"/>
                <w:noProof/>
              </w:rPr>
              <w:t>Els visors</w:t>
            </w:r>
            <w:r w:rsidR="009F49CF">
              <w:rPr>
                <w:noProof/>
                <w:webHidden/>
              </w:rPr>
              <w:tab/>
            </w:r>
            <w:r>
              <w:rPr>
                <w:noProof/>
                <w:webHidden/>
              </w:rPr>
              <w:fldChar w:fldCharType="begin"/>
            </w:r>
            <w:r w:rsidR="009F49CF">
              <w:rPr>
                <w:noProof/>
                <w:webHidden/>
              </w:rPr>
              <w:instrText xml:space="preserve"> PAGEREF _Toc263771944 \h </w:instrText>
            </w:r>
            <w:r>
              <w:rPr>
                <w:noProof/>
                <w:webHidden/>
              </w:rPr>
            </w:r>
            <w:r>
              <w:rPr>
                <w:noProof/>
                <w:webHidden/>
              </w:rPr>
              <w:fldChar w:fldCharType="separate"/>
            </w:r>
            <w:r w:rsidR="00146E90">
              <w:rPr>
                <w:noProof/>
                <w:webHidden/>
              </w:rPr>
              <w:t>19</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45" w:history="1">
            <w:r w:rsidR="009F49CF" w:rsidRPr="004F718C">
              <w:rPr>
                <w:rStyle w:val="Hipervnculo"/>
                <w:noProof/>
                <w:lang w:val="ca-ES"/>
              </w:rPr>
              <w:t>Visor 2D</w:t>
            </w:r>
            <w:r w:rsidR="009F49CF">
              <w:rPr>
                <w:noProof/>
                <w:webHidden/>
              </w:rPr>
              <w:tab/>
            </w:r>
            <w:r>
              <w:rPr>
                <w:noProof/>
                <w:webHidden/>
              </w:rPr>
              <w:fldChar w:fldCharType="begin"/>
            </w:r>
            <w:r w:rsidR="009F49CF">
              <w:rPr>
                <w:noProof/>
                <w:webHidden/>
              </w:rPr>
              <w:instrText xml:space="preserve"> PAGEREF _Toc263771945 \h </w:instrText>
            </w:r>
            <w:r>
              <w:rPr>
                <w:noProof/>
                <w:webHidden/>
              </w:rPr>
            </w:r>
            <w:r>
              <w:rPr>
                <w:noProof/>
                <w:webHidden/>
              </w:rPr>
              <w:fldChar w:fldCharType="separate"/>
            </w:r>
            <w:r w:rsidR="00146E90">
              <w:rPr>
                <w:noProof/>
                <w:webHidden/>
              </w:rPr>
              <w:t>19</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46" w:history="1">
            <w:r w:rsidR="009F49CF" w:rsidRPr="004F718C">
              <w:rPr>
                <w:rStyle w:val="Hipervnculo"/>
                <w:noProof/>
                <w:lang w:val="ca-ES"/>
              </w:rPr>
              <w:t>Visor MPR 2D</w:t>
            </w:r>
            <w:r w:rsidR="009F49CF">
              <w:rPr>
                <w:noProof/>
                <w:webHidden/>
              </w:rPr>
              <w:tab/>
            </w:r>
            <w:r>
              <w:rPr>
                <w:noProof/>
                <w:webHidden/>
              </w:rPr>
              <w:fldChar w:fldCharType="begin"/>
            </w:r>
            <w:r w:rsidR="009F49CF">
              <w:rPr>
                <w:noProof/>
                <w:webHidden/>
              </w:rPr>
              <w:instrText xml:space="preserve"> PAGEREF _Toc263771946 \h </w:instrText>
            </w:r>
            <w:r>
              <w:rPr>
                <w:noProof/>
                <w:webHidden/>
              </w:rPr>
            </w:r>
            <w:r>
              <w:rPr>
                <w:noProof/>
                <w:webHidden/>
              </w:rPr>
              <w:fldChar w:fldCharType="separate"/>
            </w:r>
            <w:r w:rsidR="00146E90">
              <w:rPr>
                <w:noProof/>
                <w:webHidden/>
              </w:rPr>
              <w:t>21</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47" w:history="1">
            <w:r w:rsidR="009F49CF" w:rsidRPr="004F718C">
              <w:rPr>
                <w:rStyle w:val="Hipervnculo"/>
                <w:noProof/>
                <w:lang w:val="ca-ES"/>
              </w:rPr>
              <w:t>Visor 3D</w:t>
            </w:r>
            <w:r w:rsidR="009F49CF">
              <w:rPr>
                <w:noProof/>
                <w:webHidden/>
              </w:rPr>
              <w:tab/>
            </w:r>
            <w:r>
              <w:rPr>
                <w:noProof/>
                <w:webHidden/>
              </w:rPr>
              <w:fldChar w:fldCharType="begin"/>
            </w:r>
            <w:r w:rsidR="009F49CF">
              <w:rPr>
                <w:noProof/>
                <w:webHidden/>
              </w:rPr>
              <w:instrText xml:space="preserve"> PAGEREF _Toc263771947 \h </w:instrText>
            </w:r>
            <w:r>
              <w:rPr>
                <w:noProof/>
                <w:webHidden/>
              </w:rPr>
            </w:r>
            <w:r>
              <w:rPr>
                <w:noProof/>
                <w:webHidden/>
              </w:rPr>
              <w:fldChar w:fldCharType="separate"/>
            </w:r>
            <w:r w:rsidR="00146E90">
              <w:rPr>
                <w:noProof/>
                <w:webHidden/>
              </w:rPr>
              <w:t>23</w:t>
            </w:r>
            <w:r>
              <w:rPr>
                <w:noProof/>
                <w:webHidden/>
              </w:rPr>
              <w:fldChar w:fldCharType="end"/>
            </w:r>
          </w:hyperlink>
        </w:p>
        <w:p w:rsidR="009F49CF" w:rsidRDefault="001A54F1">
          <w:pPr>
            <w:pStyle w:val="TDC1"/>
            <w:rPr>
              <w:rFonts w:asciiTheme="minorHAnsi" w:eastAsiaTheme="minorEastAsia" w:hAnsiTheme="minorHAnsi" w:cstheme="minorBidi"/>
              <w:noProof/>
              <w:sz w:val="22"/>
              <w:szCs w:val="22"/>
              <w:lang w:val="es-ES"/>
            </w:rPr>
          </w:pPr>
          <w:hyperlink w:anchor="_Toc263771948" w:history="1">
            <w:r w:rsidR="009F49CF" w:rsidRPr="004F718C">
              <w:rPr>
                <w:rStyle w:val="Hipervnculo"/>
                <w:noProof/>
              </w:rPr>
              <w:t>Eines</w:t>
            </w:r>
            <w:r w:rsidR="009F49CF">
              <w:rPr>
                <w:noProof/>
                <w:webHidden/>
              </w:rPr>
              <w:tab/>
            </w:r>
            <w:r>
              <w:rPr>
                <w:noProof/>
                <w:webHidden/>
              </w:rPr>
              <w:fldChar w:fldCharType="begin"/>
            </w:r>
            <w:r w:rsidR="009F49CF">
              <w:rPr>
                <w:noProof/>
                <w:webHidden/>
              </w:rPr>
              <w:instrText xml:space="preserve"> PAGEREF _Toc263771948 \h </w:instrText>
            </w:r>
            <w:r>
              <w:rPr>
                <w:noProof/>
                <w:webHidden/>
              </w:rPr>
            </w:r>
            <w:r>
              <w:rPr>
                <w:noProof/>
                <w:webHidden/>
              </w:rPr>
              <w:fldChar w:fldCharType="separate"/>
            </w:r>
            <w:r w:rsidR="00146E90">
              <w:rPr>
                <w:noProof/>
                <w:webHidden/>
              </w:rPr>
              <w:t>25</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49" w:history="1">
            <w:r w:rsidR="009F49CF" w:rsidRPr="004F718C">
              <w:rPr>
                <w:rStyle w:val="Hipervnculo"/>
                <w:noProof/>
                <w:lang w:val="ca-ES"/>
              </w:rPr>
              <w:t>Estudis del pacient</w:t>
            </w:r>
            <w:r w:rsidR="009F49CF">
              <w:rPr>
                <w:noProof/>
                <w:webHidden/>
              </w:rPr>
              <w:tab/>
            </w:r>
            <w:r>
              <w:rPr>
                <w:noProof/>
                <w:webHidden/>
              </w:rPr>
              <w:fldChar w:fldCharType="begin"/>
            </w:r>
            <w:r w:rsidR="009F49CF">
              <w:rPr>
                <w:noProof/>
                <w:webHidden/>
              </w:rPr>
              <w:instrText xml:space="preserve"> PAGEREF _Toc263771949 \h </w:instrText>
            </w:r>
            <w:r>
              <w:rPr>
                <w:noProof/>
                <w:webHidden/>
              </w:rPr>
            </w:r>
            <w:r>
              <w:rPr>
                <w:noProof/>
                <w:webHidden/>
              </w:rPr>
              <w:fldChar w:fldCharType="separate"/>
            </w:r>
            <w:r w:rsidR="00146E90">
              <w:rPr>
                <w:noProof/>
                <w:webHidden/>
              </w:rPr>
              <w:t>25</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50" w:history="1">
            <w:r w:rsidR="009F49CF" w:rsidRPr="004F718C">
              <w:rPr>
                <w:rStyle w:val="Hipervnculo"/>
                <w:noProof/>
                <w:lang w:val="ca-ES"/>
              </w:rPr>
              <w:t>Scroll</w:t>
            </w:r>
            <w:r w:rsidR="009F49CF">
              <w:rPr>
                <w:noProof/>
                <w:webHidden/>
              </w:rPr>
              <w:tab/>
            </w:r>
            <w:r>
              <w:rPr>
                <w:noProof/>
                <w:webHidden/>
              </w:rPr>
              <w:fldChar w:fldCharType="begin"/>
            </w:r>
            <w:r w:rsidR="009F49CF">
              <w:rPr>
                <w:noProof/>
                <w:webHidden/>
              </w:rPr>
              <w:instrText xml:space="preserve"> PAGEREF _Toc263771950 \h </w:instrText>
            </w:r>
            <w:r>
              <w:rPr>
                <w:noProof/>
                <w:webHidden/>
              </w:rPr>
            </w:r>
            <w:r>
              <w:rPr>
                <w:noProof/>
                <w:webHidden/>
              </w:rPr>
              <w:fldChar w:fldCharType="separate"/>
            </w:r>
            <w:r w:rsidR="00146E90">
              <w:rPr>
                <w:noProof/>
                <w:webHidden/>
              </w:rPr>
              <w:t>26</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51" w:history="1">
            <w:r w:rsidR="009F49CF" w:rsidRPr="004F718C">
              <w:rPr>
                <w:rStyle w:val="Hipervnculo"/>
                <w:noProof/>
                <w:lang w:val="ca-ES"/>
              </w:rPr>
              <w:t>Canvi de fase</w:t>
            </w:r>
            <w:r w:rsidR="009F49CF">
              <w:rPr>
                <w:noProof/>
                <w:webHidden/>
              </w:rPr>
              <w:tab/>
            </w:r>
            <w:r>
              <w:rPr>
                <w:noProof/>
                <w:webHidden/>
              </w:rPr>
              <w:fldChar w:fldCharType="begin"/>
            </w:r>
            <w:r w:rsidR="009F49CF">
              <w:rPr>
                <w:noProof/>
                <w:webHidden/>
              </w:rPr>
              <w:instrText xml:space="preserve"> PAGEREF _Toc263771951 \h </w:instrText>
            </w:r>
            <w:r>
              <w:rPr>
                <w:noProof/>
                <w:webHidden/>
              </w:rPr>
            </w:r>
            <w:r>
              <w:rPr>
                <w:noProof/>
                <w:webHidden/>
              </w:rPr>
              <w:fldChar w:fldCharType="separate"/>
            </w:r>
            <w:r w:rsidR="00146E90">
              <w:rPr>
                <w:noProof/>
                <w:webHidden/>
              </w:rPr>
              <w:t>28</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52" w:history="1">
            <w:r w:rsidR="009F49CF" w:rsidRPr="004F718C">
              <w:rPr>
                <w:rStyle w:val="Hipervnculo"/>
                <w:noProof/>
                <w:lang w:val="ca-ES"/>
              </w:rPr>
              <w:t>Zoom</w:t>
            </w:r>
            <w:r w:rsidR="009F49CF">
              <w:rPr>
                <w:noProof/>
                <w:webHidden/>
              </w:rPr>
              <w:tab/>
            </w:r>
            <w:r>
              <w:rPr>
                <w:noProof/>
                <w:webHidden/>
              </w:rPr>
              <w:fldChar w:fldCharType="begin"/>
            </w:r>
            <w:r w:rsidR="009F49CF">
              <w:rPr>
                <w:noProof/>
                <w:webHidden/>
              </w:rPr>
              <w:instrText xml:space="preserve"> PAGEREF _Toc263771952 \h </w:instrText>
            </w:r>
            <w:r>
              <w:rPr>
                <w:noProof/>
                <w:webHidden/>
              </w:rPr>
            </w:r>
            <w:r>
              <w:rPr>
                <w:noProof/>
                <w:webHidden/>
              </w:rPr>
              <w:fldChar w:fldCharType="separate"/>
            </w:r>
            <w:r w:rsidR="00146E90">
              <w:rPr>
                <w:noProof/>
                <w:webHidden/>
              </w:rPr>
              <w:t>30</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53" w:history="1">
            <w:r w:rsidR="009F49CF" w:rsidRPr="004F718C">
              <w:rPr>
                <w:rStyle w:val="Hipervnculo"/>
                <w:noProof/>
                <w:lang w:val="ca-ES"/>
              </w:rPr>
              <w:t>Moure</w:t>
            </w:r>
            <w:r w:rsidR="009F49CF">
              <w:rPr>
                <w:noProof/>
                <w:webHidden/>
              </w:rPr>
              <w:tab/>
            </w:r>
            <w:r>
              <w:rPr>
                <w:noProof/>
                <w:webHidden/>
              </w:rPr>
              <w:fldChar w:fldCharType="begin"/>
            </w:r>
            <w:r w:rsidR="009F49CF">
              <w:rPr>
                <w:noProof/>
                <w:webHidden/>
              </w:rPr>
              <w:instrText xml:space="preserve"> PAGEREF _Toc263771953 \h </w:instrText>
            </w:r>
            <w:r>
              <w:rPr>
                <w:noProof/>
                <w:webHidden/>
              </w:rPr>
            </w:r>
            <w:r>
              <w:rPr>
                <w:noProof/>
                <w:webHidden/>
              </w:rPr>
              <w:fldChar w:fldCharType="separate"/>
            </w:r>
            <w:r w:rsidR="00146E90">
              <w:rPr>
                <w:noProof/>
                <w:webHidden/>
              </w:rPr>
              <w:t>31</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54" w:history="1">
            <w:r w:rsidR="009F49CF" w:rsidRPr="004F718C">
              <w:rPr>
                <w:rStyle w:val="Hipervnculo"/>
                <w:noProof/>
                <w:lang w:val="ca-ES"/>
              </w:rPr>
              <w:t>Canvi de finestra</w:t>
            </w:r>
            <w:r w:rsidR="009F49CF">
              <w:rPr>
                <w:noProof/>
                <w:webHidden/>
              </w:rPr>
              <w:tab/>
            </w:r>
            <w:r>
              <w:rPr>
                <w:noProof/>
                <w:webHidden/>
              </w:rPr>
              <w:fldChar w:fldCharType="begin"/>
            </w:r>
            <w:r w:rsidR="009F49CF">
              <w:rPr>
                <w:noProof/>
                <w:webHidden/>
              </w:rPr>
              <w:instrText xml:space="preserve"> PAGEREF _Toc263771954 \h </w:instrText>
            </w:r>
            <w:r>
              <w:rPr>
                <w:noProof/>
                <w:webHidden/>
              </w:rPr>
            </w:r>
            <w:r>
              <w:rPr>
                <w:noProof/>
                <w:webHidden/>
              </w:rPr>
              <w:fldChar w:fldCharType="separate"/>
            </w:r>
            <w:r w:rsidR="00146E90">
              <w:rPr>
                <w:noProof/>
                <w:webHidden/>
              </w:rPr>
              <w:t>32</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55" w:history="1">
            <w:r w:rsidR="009F49CF" w:rsidRPr="004F718C">
              <w:rPr>
                <w:rStyle w:val="Hipervnculo"/>
                <w:noProof/>
                <w:lang w:val="ca-ES"/>
              </w:rPr>
              <w:t>Estudis previs</w:t>
            </w:r>
            <w:r w:rsidR="009F49CF">
              <w:rPr>
                <w:noProof/>
                <w:webHidden/>
              </w:rPr>
              <w:tab/>
            </w:r>
            <w:r>
              <w:rPr>
                <w:noProof/>
                <w:webHidden/>
              </w:rPr>
              <w:fldChar w:fldCharType="begin"/>
            </w:r>
            <w:r w:rsidR="009F49CF">
              <w:rPr>
                <w:noProof/>
                <w:webHidden/>
              </w:rPr>
              <w:instrText xml:space="preserve"> PAGEREF _Toc263771955 \h </w:instrText>
            </w:r>
            <w:r>
              <w:rPr>
                <w:noProof/>
                <w:webHidden/>
              </w:rPr>
            </w:r>
            <w:r>
              <w:rPr>
                <w:noProof/>
                <w:webHidden/>
              </w:rPr>
              <w:fldChar w:fldCharType="separate"/>
            </w:r>
            <w:r w:rsidR="00146E90">
              <w:rPr>
                <w:noProof/>
                <w:webHidden/>
              </w:rPr>
              <w:t>33</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56" w:history="1">
            <w:r w:rsidR="009F49CF" w:rsidRPr="004F718C">
              <w:rPr>
                <w:rStyle w:val="Hipervnculo"/>
                <w:noProof/>
                <w:lang w:val="ca-ES"/>
              </w:rPr>
              <w:t>Distribució dels visors</w:t>
            </w:r>
            <w:r w:rsidR="009F49CF">
              <w:rPr>
                <w:noProof/>
                <w:webHidden/>
              </w:rPr>
              <w:tab/>
            </w:r>
            <w:r>
              <w:rPr>
                <w:noProof/>
                <w:webHidden/>
              </w:rPr>
              <w:fldChar w:fldCharType="begin"/>
            </w:r>
            <w:r w:rsidR="009F49CF">
              <w:rPr>
                <w:noProof/>
                <w:webHidden/>
              </w:rPr>
              <w:instrText xml:space="preserve"> PAGEREF _Toc263771956 \h </w:instrText>
            </w:r>
            <w:r>
              <w:rPr>
                <w:noProof/>
                <w:webHidden/>
              </w:rPr>
            </w:r>
            <w:r>
              <w:rPr>
                <w:noProof/>
                <w:webHidden/>
              </w:rPr>
              <w:fldChar w:fldCharType="separate"/>
            </w:r>
            <w:r w:rsidR="00146E90">
              <w:rPr>
                <w:noProof/>
                <w:webHidden/>
              </w:rPr>
              <w:t>35</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57" w:history="1">
            <w:r w:rsidR="009F49CF" w:rsidRPr="004F718C">
              <w:rPr>
                <w:rStyle w:val="Hipervnculo"/>
                <w:noProof/>
                <w:lang w:val="es-ES"/>
              </w:rPr>
              <w:t>Exemple d'un grid regular a mida (sense assignació de volums)</w:t>
            </w:r>
            <w:r w:rsidR="009F49CF">
              <w:rPr>
                <w:noProof/>
                <w:webHidden/>
              </w:rPr>
              <w:tab/>
            </w:r>
            <w:r>
              <w:rPr>
                <w:noProof/>
                <w:webHidden/>
              </w:rPr>
              <w:fldChar w:fldCharType="begin"/>
            </w:r>
            <w:r w:rsidR="009F49CF">
              <w:rPr>
                <w:noProof/>
                <w:webHidden/>
              </w:rPr>
              <w:instrText xml:space="preserve"> PAGEREF _Toc263771957 \h </w:instrText>
            </w:r>
            <w:r>
              <w:rPr>
                <w:noProof/>
                <w:webHidden/>
              </w:rPr>
            </w:r>
            <w:r>
              <w:rPr>
                <w:noProof/>
                <w:webHidden/>
              </w:rPr>
              <w:fldChar w:fldCharType="separate"/>
            </w:r>
            <w:r w:rsidR="00146E90">
              <w:rPr>
                <w:noProof/>
                <w:webHidden/>
              </w:rPr>
              <w:t>36</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58" w:history="1">
            <w:r w:rsidR="009F49CF" w:rsidRPr="004F718C">
              <w:rPr>
                <w:rStyle w:val="Hipervnculo"/>
                <w:noProof/>
                <w:lang w:val="ca-ES"/>
              </w:rPr>
              <w:t>ROI</w:t>
            </w:r>
            <w:r w:rsidR="009F49CF">
              <w:rPr>
                <w:noProof/>
                <w:webHidden/>
              </w:rPr>
              <w:tab/>
            </w:r>
            <w:r>
              <w:rPr>
                <w:noProof/>
                <w:webHidden/>
              </w:rPr>
              <w:fldChar w:fldCharType="begin"/>
            </w:r>
            <w:r w:rsidR="009F49CF">
              <w:rPr>
                <w:noProof/>
                <w:webHidden/>
              </w:rPr>
              <w:instrText xml:space="preserve"> PAGEREF _Toc263771958 \h </w:instrText>
            </w:r>
            <w:r>
              <w:rPr>
                <w:noProof/>
                <w:webHidden/>
              </w:rPr>
            </w:r>
            <w:r>
              <w:rPr>
                <w:noProof/>
                <w:webHidden/>
              </w:rPr>
              <w:fldChar w:fldCharType="separate"/>
            </w:r>
            <w:r w:rsidR="00146E90">
              <w:rPr>
                <w:noProof/>
                <w:webHidden/>
              </w:rPr>
              <w:t>40</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59" w:history="1">
            <w:r w:rsidR="009F49CF" w:rsidRPr="004F718C">
              <w:rPr>
                <w:rStyle w:val="Hipervnculo"/>
                <w:noProof/>
                <w:lang w:val="ca-ES"/>
              </w:rPr>
              <w:t>Distància</w:t>
            </w:r>
            <w:r w:rsidR="009F49CF">
              <w:rPr>
                <w:noProof/>
                <w:webHidden/>
              </w:rPr>
              <w:tab/>
            </w:r>
            <w:r>
              <w:rPr>
                <w:noProof/>
                <w:webHidden/>
              </w:rPr>
              <w:fldChar w:fldCharType="begin"/>
            </w:r>
            <w:r w:rsidR="009F49CF">
              <w:rPr>
                <w:noProof/>
                <w:webHidden/>
              </w:rPr>
              <w:instrText xml:space="preserve"> PAGEREF _Toc263771959 \h </w:instrText>
            </w:r>
            <w:r>
              <w:rPr>
                <w:noProof/>
                <w:webHidden/>
              </w:rPr>
            </w:r>
            <w:r>
              <w:rPr>
                <w:noProof/>
                <w:webHidden/>
              </w:rPr>
              <w:fldChar w:fldCharType="separate"/>
            </w:r>
            <w:r w:rsidR="00146E90">
              <w:rPr>
                <w:noProof/>
                <w:webHidden/>
              </w:rPr>
              <w:t>41</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60" w:history="1">
            <w:r w:rsidR="009F49CF" w:rsidRPr="004F718C">
              <w:rPr>
                <w:rStyle w:val="Hipervnculo"/>
                <w:noProof/>
                <w:lang w:val="ca-ES"/>
              </w:rPr>
              <w:t>Angle</w:t>
            </w:r>
            <w:r w:rsidR="009F49CF">
              <w:rPr>
                <w:noProof/>
                <w:webHidden/>
              </w:rPr>
              <w:tab/>
            </w:r>
            <w:r>
              <w:rPr>
                <w:noProof/>
                <w:webHidden/>
              </w:rPr>
              <w:fldChar w:fldCharType="begin"/>
            </w:r>
            <w:r w:rsidR="009F49CF">
              <w:rPr>
                <w:noProof/>
                <w:webHidden/>
              </w:rPr>
              <w:instrText xml:space="preserve"> PAGEREF _Toc263771960 \h </w:instrText>
            </w:r>
            <w:r>
              <w:rPr>
                <w:noProof/>
                <w:webHidden/>
              </w:rPr>
            </w:r>
            <w:r>
              <w:rPr>
                <w:noProof/>
                <w:webHidden/>
              </w:rPr>
              <w:fldChar w:fldCharType="separate"/>
            </w:r>
            <w:r w:rsidR="00146E90">
              <w:rPr>
                <w:noProof/>
                <w:webHidden/>
              </w:rPr>
              <w:t>42</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61" w:history="1">
            <w:r w:rsidR="009F49CF" w:rsidRPr="004F718C">
              <w:rPr>
                <w:rStyle w:val="Hipervnculo"/>
                <w:noProof/>
                <w:lang w:val="ca-ES"/>
              </w:rPr>
              <w:t>Angle obert</w:t>
            </w:r>
            <w:r w:rsidR="009F49CF">
              <w:rPr>
                <w:noProof/>
                <w:webHidden/>
              </w:rPr>
              <w:tab/>
            </w:r>
            <w:r>
              <w:rPr>
                <w:noProof/>
                <w:webHidden/>
              </w:rPr>
              <w:fldChar w:fldCharType="begin"/>
            </w:r>
            <w:r w:rsidR="009F49CF">
              <w:rPr>
                <w:noProof/>
                <w:webHidden/>
              </w:rPr>
              <w:instrText xml:space="preserve"> PAGEREF _Toc263771961 \h </w:instrText>
            </w:r>
            <w:r>
              <w:rPr>
                <w:noProof/>
                <w:webHidden/>
              </w:rPr>
            </w:r>
            <w:r>
              <w:rPr>
                <w:noProof/>
                <w:webHidden/>
              </w:rPr>
              <w:fldChar w:fldCharType="separate"/>
            </w:r>
            <w:r w:rsidR="00146E90">
              <w:rPr>
                <w:noProof/>
                <w:webHidden/>
              </w:rPr>
              <w:t>44</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62" w:history="1">
            <w:r w:rsidR="009F49CF" w:rsidRPr="004F718C">
              <w:rPr>
                <w:rStyle w:val="Hipervnculo"/>
                <w:noProof/>
                <w:lang w:val="ca-ES"/>
              </w:rPr>
              <w:t>Esborrar</w:t>
            </w:r>
            <w:r w:rsidR="009F49CF">
              <w:rPr>
                <w:noProof/>
                <w:webHidden/>
              </w:rPr>
              <w:tab/>
            </w:r>
            <w:r>
              <w:rPr>
                <w:noProof/>
                <w:webHidden/>
              </w:rPr>
              <w:fldChar w:fldCharType="begin"/>
            </w:r>
            <w:r w:rsidR="009F49CF">
              <w:rPr>
                <w:noProof/>
                <w:webHidden/>
              </w:rPr>
              <w:instrText xml:space="preserve"> PAGEREF _Toc263771962 \h </w:instrText>
            </w:r>
            <w:r>
              <w:rPr>
                <w:noProof/>
                <w:webHidden/>
              </w:rPr>
            </w:r>
            <w:r>
              <w:rPr>
                <w:noProof/>
                <w:webHidden/>
              </w:rPr>
              <w:fldChar w:fldCharType="separate"/>
            </w:r>
            <w:r w:rsidR="00146E90">
              <w:rPr>
                <w:noProof/>
                <w:webHidden/>
              </w:rPr>
              <w:t>46</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63" w:history="1">
            <w:r w:rsidR="009F49CF" w:rsidRPr="004F718C">
              <w:rPr>
                <w:rStyle w:val="Hipervnculo"/>
                <w:noProof/>
                <w:lang w:val="ca-ES"/>
              </w:rPr>
              <w:t>Reconstruccions</w:t>
            </w:r>
            <w:r w:rsidR="009F49CF">
              <w:rPr>
                <w:noProof/>
                <w:webHidden/>
              </w:rPr>
              <w:tab/>
            </w:r>
            <w:r>
              <w:rPr>
                <w:noProof/>
                <w:webHidden/>
              </w:rPr>
              <w:fldChar w:fldCharType="begin"/>
            </w:r>
            <w:r w:rsidR="009F49CF">
              <w:rPr>
                <w:noProof/>
                <w:webHidden/>
              </w:rPr>
              <w:instrText xml:space="preserve"> PAGEREF _Toc263771963 \h </w:instrText>
            </w:r>
            <w:r>
              <w:rPr>
                <w:noProof/>
                <w:webHidden/>
              </w:rPr>
            </w:r>
            <w:r>
              <w:rPr>
                <w:noProof/>
                <w:webHidden/>
              </w:rPr>
              <w:fldChar w:fldCharType="separate"/>
            </w:r>
            <w:r w:rsidR="00146E90">
              <w:rPr>
                <w:noProof/>
                <w:webHidden/>
              </w:rPr>
              <w:t>48</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64" w:history="1">
            <w:r w:rsidR="009F49CF" w:rsidRPr="004F718C">
              <w:rPr>
                <w:rStyle w:val="Hipervnculo"/>
                <w:noProof/>
                <w:lang w:val="ca-ES"/>
              </w:rPr>
              <w:t>Flip vertical</w:t>
            </w:r>
            <w:r w:rsidR="009F49CF">
              <w:rPr>
                <w:noProof/>
                <w:webHidden/>
              </w:rPr>
              <w:tab/>
            </w:r>
            <w:r>
              <w:rPr>
                <w:noProof/>
                <w:webHidden/>
              </w:rPr>
              <w:fldChar w:fldCharType="begin"/>
            </w:r>
            <w:r w:rsidR="009F49CF">
              <w:rPr>
                <w:noProof/>
                <w:webHidden/>
              </w:rPr>
              <w:instrText xml:space="preserve"> PAGEREF _Toc263771964 \h </w:instrText>
            </w:r>
            <w:r>
              <w:rPr>
                <w:noProof/>
                <w:webHidden/>
              </w:rPr>
            </w:r>
            <w:r>
              <w:rPr>
                <w:noProof/>
                <w:webHidden/>
              </w:rPr>
              <w:fldChar w:fldCharType="separate"/>
            </w:r>
            <w:r w:rsidR="00146E90">
              <w:rPr>
                <w:noProof/>
                <w:webHidden/>
              </w:rPr>
              <w:t>49</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65" w:history="1">
            <w:r w:rsidR="009F49CF" w:rsidRPr="004F718C">
              <w:rPr>
                <w:rStyle w:val="Hipervnculo"/>
                <w:noProof/>
                <w:lang w:val="ca-ES"/>
              </w:rPr>
              <w:t>Flip horitzontal</w:t>
            </w:r>
            <w:r w:rsidR="009F49CF">
              <w:rPr>
                <w:noProof/>
                <w:webHidden/>
              </w:rPr>
              <w:tab/>
            </w:r>
            <w:r>
              <w:rPr>
                <w:noProof/>
                <w:webHidden/>
              </w:rPr>
              <w:fldChar w:fldCharType="begin"/>
            </w:r>
            <w:r w:rsidR="009F49CF">
              <w:rPr>
                <w:noProof/>
                <w:webHidden/>
              </w:rPr>
              <w:instrText xml:space="preserve"> PAGEREF _Toc263771965 \h </w:instrText>
            </w:r>
            <w:r>
              <w:rPr>
                <w:noProof/>
                <w:webHidden/>
              </w:rPr>
            </w:r>
            <w:r>
              <w:rPr>
                <w:noProof/>
                <w:webHidden/>
              </w:rPr>
              <w:fldChar w:fldCharType="separate"/>
            </w:r>
            <w:r w:rsidR="00146E90">
              <w:rPr>
                <w:noProof/>
                <w:webHidden/>
              </w:rPr>
              <w:t>50</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66" w:history="1">
            <w:r w:rsidR="009F49CF" w:rsidRPr="004F718C">
              <w:rPr>
                <w:rStyle w:val="Hipervnculo"/>
                <w:noProof/>
                <w:lang w:val="ca-ES"/>
              </w:rPr>
              <w:t>Rotació en sentit horari</w:t>
            </w:r>
            <w:r w:rsidR="009F49CF">
              <w:rPr>
                <w:noProof/>
                <w:webHidden/>
              </w:rPr>
              <w:tab/>
            </w:r>
            <w:r>
              <w:rPr>
                <w:noProof/>
                <w:webHidden/>
              </w:rPr>
              <w:fldChar w:fldCharType="begin"/>
            </w:r>
            <w:r w:rsidR="009F49CF">
              <w:rPr>
                <w:noProof/>
                <w:webHidden/>
              </w:rPr>
              <w:instrText xml:space="preserve"> PAGEREF _Toc263771966 \h </w:instrText>
            </w:r>
            <w:r>
              <w:rPr>
                <w:noProof/>
                <w:webHidden/>
              </w:rPr>
            </w:r>
            <w:r>
              <w:rPr>
                <w:noProof/>
                <w:webHidden/>
              </w:rPr>
              <w:fldChar w:fldCharType="separate"/>
            </w:r>
            <w:r w:rsidR="00146E90">
              <w:rPr>
                <w:noProof/>
                <w:webHidden/>
              </w:rPr>
              <w:t>51</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67" w:history="1">
            <w:r w:rsidR="009F49CF" w:rsidRPr="004F718C">
              <w:rPr>
                <w:rStyle w:val="Hipervnculo"/>
                <w:noProof/>
                <w:lang w:val="ca-ES"/>
              </w:rPr>
              <w:t>Rotació en sentit antihorari</w:t>
            </w:r>
            <w:r w:rsidR="009F49CF">
              <w:rPr>
                <w:noProof/>
                <w:webHidden/>
              </w:rPr>
              <w:tab/>
            </w:r>
            <w:r>
              <w:rPr>
                <w:noProof/>
                <w:webHidden/>
              </w:rPr>
              <w:fldChar w:fldCharType="begin"/>
            </w:r>
            <w:r w:rsidR="009F49CF">
              <w:rPr>
                <w:noProof/>
                <w:webHidden/>
              </w:rPr>
              <w:instrText xml:space="preserve"> PAGEREF _Toc263771967 \h </w:instrText>
            </w:r>
            <w:r>
              <w:rPr>
                <w:noProof/>
                <w:webHidden/>
              </w:rPr>
            </w:r>
            <w:r>
              <w:rPr>
                <w:noProof/>
                <w:webHidden/>
              </w:rPr>
              <w:fldChar w:fldCharType="separate"/>
            </w:r>
            <w:r w:rsidR="00146E90">
              <w:rPr>
                <w:noProof/>
                <w:webHidden/>
              </w:rPr>
              <w:t>52</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68" w:history="1">
            <w:r w:rsidR="009F49CF" w:rsidRPr="004F718C">
              <w:rPr>
                <w:rStyle w:val="Hipervnculo"/>
                <w:noProof/>
                <w:lang w:val="ca-ES"/>
              </w:rPr>
              <w:t>Rotació 3D</w:t>
            </w:r>
            <w:r w:rsidR="009F49CF">
              <w:rPr>
                <w:noProof/>
                <w:webHidden/>
              </w:rPr>
              <w:tab/>
            </w:r>
            <w:r>
              <w:rPr>
                <w:noProof/>
                <w:webHidden/>
              </w:rPr>
              <w:fldChar w:fldCharType="begin"/>
            </w:r>
            <w:r w:rsidR="009F49CF">
              <w:rPr>
                <w:noProof/>
                <w:webHidden/>
              </w:rPr>
              <w:instrText xml:space="preserve"> PAGEREF _Toc263771968 \h </w:instrText>
            </w:r>
            <w:r>
              <w:rPr>
                <w:noProof/>
                <w:webHidden/>
              </w:rPr>
            </w:r>
            <w:r>
              <w:rPr>
                <w:noProof/>
                <w:webHidden/>
              </w:rPr>
              <w:fldChar w:fldCharType="separate"/>
            </w:r>
            <w:r w:rsidR="00146E90">
              <w:rPr>
                <w:noProof/>
                <w:webHidden/>
              </w:rPr>
              <w:t>53</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69" w:history="1">
            <w:r w:rsidR="009F49CF" w:rsidRPr="004F718C">
              <w:rPr>
                <w:rStyle w:val="Hipervnculo"/>
                <w:noProof/>
                <w:lang w:val="ca-ES"/>
              </w:rPr>
              <w:t>Restablir un visor (reset)</w:t>
            </w:r>
            <w:r w:rsidR="009F49CF">
              <w:rPr>
                <w:noProof/>
                <w:webHidden/>
              </w:rPr>
              <w:tab/>
            </w:r>
            <w:r>
              <w:rPr>
                <w:noProof/>
                <w:webHidden/>
              </w:rPr>
              <w:fldChar w:fldCharType="begin"/>
            </w:r>
            <w:r w:rsidR="009F49CF">
              <w:rPr>
                <w:noProof/>
                <w:webHidden/>
              </w:rPr>
              <w:instrText xml:space="preserve"> PAGEREF _Toc263771969 \h </w:instrText>
            </w:r>
            <w:r>
              <w:rPr>
                <w:noProof/>
                <w:webHidden/>
              </w:rPr>
            </w:r>
            <w:r>
              <w:rPr>
                <w:noProof/>
                <w:webHidden/>
              </w:rPr>
              <w:fldChar w:fldCharType="separate"/>
            </w:r>
            <w:r w:rsidR="00146E90">
              <w:rPr>
                <w:noProof/>
                <w:webHidden/>
              </w:rPr>
              <w:t>54</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70" w:history="1">
            <w:r w:rsidR="009F49CF" w:rsidRPr="004F718C">
              <w:rPr>
                <w:rStyle w:val="Hipervnculo"/>
                <w:noProof/>
                <w:lang w:val="ca-ES"/>
              </w:rPr>
              <w:t>Invertir escala de grisos</w:t>
            </w:r>
            <w:r w:rsidR="009F49CF">
              <w:rPr>
                <w:noProof/>
                <w:webHidden/>
              </w:rPr>
              <w:tab/>
            </w:r>
            <w:r>
              <w:rPr>
                <w:noProof/>
                <w:webHidden/>
              </w:rPr>
              <w:fldChar w:fldCharType="begin"/>
            </w:r>
            <w:r w:rsidR="009F49CF">
              <w:rPr>
                <w:noProof/>
                <w:webHidden/>
              </w:rPr>
              <w:instrText xml:space="preserve"> PAGEREF _Toc263771970 \h </w:instrText>
            </w:r>
            <w:r>
              <w:rPr>
                <w:noProof/>
                <w:webHidden/>
              </w:rPr>
            </w:r>
            <w:r>
              <w:rPr>
                <w:noProof/>
                <w:webHidden/>
              </w:rPr>
              <w:fldChar w:fldCharType="separate"/>
            </w:r>
            <w:r w:rsidR="00146E90">
              <w:rPr>
                <w:noProof/>
                <w:webHidden/>
              </w:rPr>
              <w:t>55</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71" w:history="1">
            <w:r w:rsidR="009F49CF" w:rsidRPr="004F718C">
              <w:rPr>
                <w:rStyle w:val="Hipervnculo"/>
                <w:noProof/>
                <w:lang w:val="ca-ES"/>
              </w:rPr>
              <w:t>Captura de pantalla</w:t>
            </w:r>
            <w:r w:rsidR="009F49CF">
              <w:rPr>
                <w:noProof/>
                <w:webHidden/>
              </w:rPr>
              <w:tab/>
            </w:r>
            <w:r>
              <w:rPr>
                <w:noProof/>
                <w:webHidden/>
              </w:rPr>
              <w:fldChar w:fldCharType="begin"/>
            </w:r>
            <w:r w:rsidR="009F49CF">
              <w:rPr>
                <w:noProof/>
                <w:webHidden/>
              </w:rPr>
              <w:instrText xml:space="preserve"> PAGEREF _Toc263771971 \h </w:instrText>
            </w:r>
            <w:r>
              <w:rPr>
                <w:noProof/>
                <w:webHidden/>
              </w:rPr>
            </w:r>
            <w:r>
              <w:rPr>
                <w:noProof/>
                <w:webHidden/>
              </w:rPr>
              <w:fldChar w:fldCharType="separate"/>
            </w:r>
            <w:r w:rsidR="00146E90">
              <w:rPr>
                <w:noProof/>
                <w:webHidden/>
              </w:rPr>
              <w:t>56</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72" w:history="1">
            <w:r w:rsidR="009F49CF" w:rsidRPr="004F718C">
              <w:rPr>
                <w:rStyle w:val="Hipervnculo"/>
                <w:noProof/>
                <w:lang w:val="ca-ES"/>
              </w:rPr>
              <w:t>Crear i guardar una nova sèrie (Secondary Capture)</w:t>
            </w:r>
            <w:r w:rsidR="009F49CF">
              <w:rPr>
                <w:noProof/>
                <w:webHidden/>
              </w:rPr>
              <w:tab/>
            </w:r>
            <w:r>
              <w:rPr>
                <w:noProof/>
                <w:webHidden/>
              </w:rPr>
              <w:fldChar w:fldCharType="begin"/>
            </w:r>
            <w:r w:rsidR="009F49CF">
              <w:rPr>
                <w:noProof/>
                <w:webHidden/>
              </w:rPr>
              <w:instrText xml:space="preserve"> PAGEREF _Toc263771972 \h </w:instrText>
            </w:r>
            <w:r>
              <w:rPr>
                <w:noProof/>
                <w:webHidden/>
              </w:rPr>
            </w:r>
            <w:r>
              <w:rPr>
                <w:noProof/>
                <w:webHidden/>
              </w:rPr>
              <w:fldChar w:fldCharType="separate"/>
            </w:r>
            <w:r w:rsidR="00146E90">
              <w:rPr>
                <w:noProof/>
                <w:webHidden/>
              </w:rPr>
              <w:t>57</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73" w:history="1">
            <w:r w:rsidR="009F49CF" w:rsidRPr="004F718C">
              <w:rPr>
                <w:rStyle w:val="Hipervnculo"/>
                <w:noProof/>
                <w:lang w:val="ca-ES"/>
              </w:rPr>
              <w:t>Thick Slab</w:t>
            </w:r>
            <w:r w:rsidR="009F49CF">
              <w:rPr>
                <w:noProof/>
                <w:webHidden/>
              </w:rPr>
              <w:tab/>
            </w:r>
            <w:r>
              <w:rPr>
                <w:noProof/>
                <w:webHidden/>
              </w:rPr>
              <w:fldChar w:fldCharType="begin"/>
            </w:r>
            <w:r w:rsidR="009F49CF">
              <w:rPr>
                <w:noProof/>
                <w:webHidden/>
              </w:rPr>
              <w:instrText xml:space="preserve"> PAGEREF _Toc263771973 \h </w:instrText>
            </w:r>
            <w:r>
              <w:rPr>
                <w:noProof/>
                <w:webHidden/>
              </w:rPr>
            </w:r>
            <w:r>
              <w:rPr>
                <w:noProof/>
                <w:webHidden/>
              </w:rPr>
              <w:fldChar w:fldCharType="separate"/>
            </w:r>
            <w:r w:rsidR="00146E90">
              <w:rPr>
                <w:noProof/>
                <w:webHidden/>
              </w:rPr>
              <w:t>60</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74" w:history="1">
            <w:r w:rsidR="009F49CF" w:rsidRPr="004F718C">
              <w:rPr>
                <w:rStyle w:val="Hipervnculo"/>
                <w:noProof/>
                <w:lang w:val="ca-ES"/>
              </w:rPr>
              <w:t>Reference Lines</w:t>
            </w:r>
            <w:r w:rsidR="009F49CF">
              <w:rPr>
                <w:noProof/>
                <w:webHidden/>
              </w:rPr>
              <w:tab/>
            </w:r>
            <w:r>
              <w:rPr>
                <w:noProof/>
                <w:webHidden/>
              </w:rPr>
              <w:fldChar w:fldCharType="begin"/>
            </w:r>
            <w:r w:rsidR="009F49CF">
              <w:rPr>
                <w:noProof/>
                <w:webHidden/>
              </w:rPr>
              <w:instrText xml:space="preserve"> PAGEREF _Toc263771974 \h </w:instrText>
            </w:r>
            <w:r>
              <w:rPr>
                <w:noProof/>
                <w:webHidden/>
              </w:rPr>
            </w:r>
            <w:r>
              <w:rPr>
                <w:noProof/>
                <w:webHidden/>
              </w:rPr>
              <w:fldChar w:fldCharType="separate"/>
            </w:r>
            <w:r w:rsidR="00146E90">
              <w:rPr>
                <w:noProof/>
                <w:webHidden/>
              </w:rPr>
              <w:t>62</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75" w:history="1">
            <w:r w:rsidR="009F49CF" w:rsidRPr="004F718C">
              <w:rPr>
                <w:rStyle w:val="Hipervnculo"/>
                <w:noProof/>
                <w:lang w:val="ca-ES"/>
              </w:rPr>
              <w:t>Cursor 3D</w:t>
            </w:r>
            <w:r w:rsidR="009F49CF">
              <w:rPr>
                <w:noProof/>
                <w:webHidden/>
              </w:rPr>
              <w:tab/>
            </w:r>
            <w:r>
              <w:rPr>
                <w:noProof/>
                <w:webHidden/>
              </w:rPr>
              <w:fldChar w:fldCharType="begin"/>
            </w:r>
            <w:r w:rsidR="009F49CF">
              <w:rPr>
                <w:noProof/>
                <w:webHidden/>
              </w:rPr>
              <w:instrText xml:space="preserve"> PAGEREF _Toc263771975 \h </w:instrText>
            </w:r>
            <w:r>
              <w:rPr>
                <w:noProof/>
                <w:webHidden/>
              </w:rPr>
            </w:r>
            <w:r>
              <w:rPr>
                <w:noProof/>
                <w:webHidden/>
              </w:rPr>
              <w:fldChar w:fldCharType="separate"/>
            </w:r>
            <w:r w:rsidR="00146E90">
              <w:rPr>
                <w:noProof/>
                <w:webHidden/>
              </w:rPr>
              <w:t>64</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76" w:history="1">
            <w:r w:rsidR="009F49CF" w:rsidRPr="004F718C">
              <w:rPr>
                <w:rStyle w:val="Hipervnculo"/>
                <w:noProof/>
                <w:lang w:val="ca-ES"/>
              </w:rPr>
              <w:t>Vídeo</w:t>
            </w:r>
            <w:r w:rsidR="009F49CF">
              <w:rPr>
                <w:noProof/>
                <w:webHidden/>
              </w:rPr>
              <w:tab/>
            </w:r>
            <w:r>
              <w:rPr>
                <w:noProof/>
                <w:webHidden/>
              </w:rPr>
              <w:fldChar w:fldCharType="begin"/>
            </w:r>
            <w:r w:rsidR="009F49CF">
              <w:rPr>
                <w:noProof/>
                <w:webHidden/>
              </w:rPr>
              <w:instrText xml:space="preserve"> PAGEREF _Toc263771976 \h </w:instrText>
            </w:r>
            <w:r>
              <w:rPr>
                <w:noProof/>
                <w:webHidden/>
              </w:rPr>
            </w:r>
            <w:r>
              <w:rPr>
                <w:noProof/>
                <w:webHidden/>
              </w:rPr>
              <w:fldChar w:fldCharType="separate"/>
            </w:r>
            <w:r w:rsidR="00146E90">
              <w:rPr>
                <w:noProof/>
                <w:webHidden/>
              </w:rPr>
              <w:t>66</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hyperlink w:anchor="_Toc263771977" w:history="1">
            <w:r w:rsidR="009F49CF" w:rsidRPr="004F718C">
              <w:rPr>
                <w:rStyle w:val="Hipervnculo"/>
                <w:noProof/>
                <w:lang w:val="ca-ES"/>
              </w:rPr>
              <w:t>Canvi de finestres definides</w:t>
            </w:r>
            <w:r w:rsidR="009F49CF">
              <w:rPr>
                <w:noProof/>
                <w:webHidden/>
              </w:rPr>
              <w:tab/>
            </w:r>
            <w:r>
              <w:rPr>
                <w:noProof/>
                <w:webHidden/>
              </w:rPr>
              <w:fldChar w:fldCharType="begin"/>
            </w:r>
            <w:r w:rsidR="009F49CF">
              <w:rPr>
                <w:noProof/>
                <w:webHidden/>
              </w:rPr>
              <w:instrText xml:space="preserve"> PAGEREF _Toc263771977 \h </w:instrText>
            </w:r>
            <w:r>
              <w:rPr>
                <w:noProof/>
                <w:webHidden/>
              </w:rPr>
            </w:r>
            <w:r>
              <w:rPr>
                <w:noProof/>
                <w:webHidden/>
              </w:rPr>
              <w:fldChar w:fldCharType="separate"/>
            </w:r>
            <w:r w:rsidR="00146E90">
              <w:rPr>
                <w:noProof/>
                <w:webHidden/>
              </w:rPr>
              <w:t>67</w:t>
            </w:r>
            <w:r>
              <w:rPr>
                <w:noProof/>
                <w:webHidden/>
              </w:rPr>
              <w:fldChar w:fldCharType="end"/>
            </w:r>
          </w:hyperlink>
        </w:p>
        <w:p w:rsidR="009F49CF" w:rsidRDefault="001A54F1">
          <w:pPr>
            <w:pStyle w:val="TDC2"/>
            <w:tabs>
              <w:tab w:val="right" w:leader="dot" w:pos="8630"/>
            </w:tabs>
            <w:rPr>
              <w:rFonts w:asciiTheme="minorHAnsi" w:eastAsiaTheme="minorEastAsia" w:hAnsiTheme="minorHAnsi" w:cstheme="minorBidi"/>
              <w:noProof/>
              <w:sz w:val="22"/>
              <w:szCs w:val="22"/>
              <w:lang w:val="es-ES"/>
            </w:rPr>
          </w:pPr>
          <w:r>
            <w:fldChar w:fldCharType="begin"/>
          </w:r>
          <w:r w:rsidR="00905DE9">
            <w:instrText>HYPERLINK \l "_Toc263771978"</w:instrText>
          </w:r>
          <w:r>
            <w:fldChar w:fldCharType="separate"/>
          </w:r>
          <w:r w:rsidR="009F49CF" w:rsidRPr="004F718C">
            <w:rPr>
              <w:rStyle w:val="Hipervnculo"/>
              <w:noProof/>
              <w:lang w:val="ca-ES"/>
            </w:rPr>
            <w:t>Amagar informació del pacient</w:t>
          </w:r>
          <w:r w:rsidR="009F49CF">
            <w:rPr>
              <w:noProof/>
              <w:webHidden/>
            </w:rPr>
            <w:tab/>
          </w:r>
          <w:r>
            <w:rPr>
              <w:noProof/>
              <w:webHidden/>
            </w:rPr>
            <w:fldChar w:fldCharType="begin"/>
          </w:r>
          <w:r w:rsidR="009F49CF">
            <w:rPr>
              <w:noProof/>
              <w:webHidden/>
            </w:rPr>
            <w:instrText xml:space="preserve"> PAGEREF _Toc263771978 \h </w:instrText>
          </w:r>
          <w:r>
            <w:rPr>
              <w:noProof/>
              <w:webHidden/>
            </w:rPr>
          </w:r>
          <w:r>
            <w:rPr>
              <w:noProof/>
              <w:webHidden/>
            </w:rPr>
            <w:fldChar w:fldCharType="separate"/>
          </w:r>
          <w:ins w:id="3" w:author="none" w:date="2010-06-08T23:24:00Z">
            <w:r w:rsidR="00146E90">
              <w:rPr>
                <w:noProof/>
                <w:webHidden/>
              </w:rPr>
              <w:t>68</w:t>
            </w:r>
          </w:ins>
          <w:del w:id="4" w:author="none" w:date="2010-06-08T23:23:00Z">
            <w:r w:rsidR="001B5392" w:rsidDel="00146E90">
              <w:rPr>
                <w:noProof/>
                <w:webHidden/>
              </w:rPr>
              <w:delText>69</w:delText>
            </w:r>
          </w:del>
          <w:r>
            <w:rPr>
              <w:noProof/>
              <w:webHidden/>
            </w:rPr>
            <w:fldChar w:fldCharType="end"/>
          </w:r>
          <w:r>
            <w:fldChar w:fldCharType="end"/>
          </w:r>
        </w:p>
        <w:p w:rsidR="009F49CF" w:rsidRDefault="001A54F1">
          <w:pPr>
            <w:pStyle w:val="TDC2"/>
            <w:tabs>
              <w:tab w:val="right" w:leader="dot" w:pos="8630"/>
            </w:tabs>
            <w:rPr>
              <w:rFonts w:asciiTheme="minorHAnsi" w:eastAsiaTheme="minorEastAsia" w:hAnsiTheme="minorHAnsi" w:cstheme="minorBidi"/>
              <w:noProof/>
              <w:sz w:val="22"/>
              <w:szCs w:val="22"/>
              <w:lang w:val="es-ES"/>
            </w:rPr>
          </w:pPr>
          <w:r>
            <w:fldChar w:fldCharType="begin"/>
          </w:r>
          <w:r w:rsidR="00905DE9">
            <w:instrText>HYPERLINK \l "_Toc263771979"</w:instrText>
          </w:r>
          <w:r>
            <w:fldChar w:fldCharType="separate"/>
          </w:r>
          <w:r w:rsidR="009F49CF" w:rsidRPr="004F718C">
            <w:rPr>
              <w:rStyle w:val="Hipervnculo"/>
              <w:noProof/>
              <w:lang w:val="ca-ES"/>
            </w:rPr>
            <w:t>Informació vòxel</w:t>
          </w:r>
          <w:r w:rsidR="009F49CF">
            <w:rPr>
              <w:noProof/>
              <w:webHidden/>
            </w:rPr>
            <w:tab/>
          </w:r>
          <w:r>
            <w:rPr>
              <w:noProof/>
              <w:webHidden/>
            </w:rPr>
            <w:fldChar w:fldCharType="begin"/>
          </w:r>
          <w:r w:rsidR="009F49CF">
            <w:rPr>
              <w:noProof/>
              <w:webHidden/>
            </w:rPr>
            <w:instrText xml:space="preserve"> PAGEREF _Toc263771979 \h </w:instrText>
          </w:r>
          <w:r>
            <w:rPr>
              <w:noProof/>
              <w:webHidden/>
            </w:rPr>
          </w:r>
          <w:r>
            <w:rPr>
              <w:noProof/>
              <w:webHidden/>
            </w:rPr>
            <w:fldChar w:fldCharType="separate"/>
          </w:r>
          <w:ins w:id="5" w:author="none" w:date="2010-06-08T23:24:00Z">
            <w:r w:rsidR="00146E90">
              <w:rPr>
                <w:noProof/>
                <w:webHidden/>
              </w:rPr>
              <w:t>69</w:t>
            </w:r>
          </w:ins>
          <w:del w:id="6" w:author="none" w:date="2010-06-08T23:23:00Z">
            <w:r w:rsidR="001B5392" w:rsidDel="00146E90">
              <w:rPr>
                <w:noProof/>
                <w:webHidden/>
              </w:rPr>
              <w:delText>70</w:delText>
            </w:r>
          </w:del>
          <w:r>
            <w:rPr>
              <w:noProof/>
              <w:webHidden/>
            </w:rPr>
            <w:fldChar w:fldCharType="end"/>
          </w:r>
          <w:r>
            <w:fldChar w:fldCharType="end"/>
          </w:r>
        </w:p>
        <w:p w:rsidR="009F49CF" w:rsidRDefault="001A54F1">
          <w:pPr>
            <w:pStyle w:val="TDC2"/>
            <w:tabs>
              <w:tab w:val="right" w:leader="dot" w:pos="8630"/>
            </w:tabs>
            <w:rPr>
              <w:rFonts w:asciiTheme="minorHAnsi" w:eastAsiaTheme="minorEastAsia" w:hAnsiTheme="minorHAnsi" w:cstheme="minorBidi"/>
              <w:noProof/>
              <w:sz w:val="22"/>
              <w:szCs w:val="22"/>
              <w:lang w:val="es-ES"/>
            </w:rPr>
          </w:pPr>
          <w:r>
            <w:fldChar w:fldCharType="begin"/>
          </w:r>
          <w:r w:rsidR="00905DE9">
            <w:instrText>HYPERLINK \l "_Toc263771980"</w:instrText>
          </w:r>
          <w:r>
            <w:fldChar w:fldCharType="separate"/>
          </w:r>
          <w:r w:rsidR="009F49CF" w:rsidRPr="004F718C">
            <w:rPr>
              <w:rStyle w:val="Hipervnculo"/>
              <w:noProof/>
              <w:lang w:val="ca-ES"/>
            </w:rPr>
            <w:t>Sincronització</w:t>
          </w:r>
          <w:r w:rsidR="009F49CF">
            <w:rPr>
              <w:noProof/>
              <w:webHidden/>
            </w:rPr>
            <w:tab/>
          </w:r>
          <w:r>
            <w:rPr>
              <w:noProof/>
              <w:webHidden/>
            </w:rPr>
            <w:fldChar w:fldCharType="begin"/>
          </w:r>
          <w:r w:rsidR="009F49CF">
            <w:rPr>
              <w:noProof/>
              <w:webHidden/>
            </w:rPr>
            <w:instrText xml:space="preserve"> PAGEREF _Toc263771980 \h </w:instrText>
          </w:r>
          <w:r>
            <w:rPr>
              <w:noProof/>
              <w:webHidden/>
            </w:rPr>
          </w:r>
          <w:r>
            <w:rPr>
              <w:noProof/>
              <w:webHidden/>
            </w:rPr>
            <w:fldChar w:fldCharType="separate"/>
          </w:r>
          <w:ins w:id="7" w:author="none" w:date="2010-06-08T23:24:00Z">
            <w:r w:rsidR="00146E90">
              <w:rPr>
                <w:noProof/>
                <w:webHidden/>
              </w:rPr>
              <w:t>70</w:t>
            </w:r>
          </w:ins>
          <w:del w:id="8" w:author="none" w:date="2010-06-08T23:12:00Z">
            <w:r w:rsidR="009F49CF" w:rsidDel="001B5392">
              <w:rPr>
                <w:noProof/>
                <w:webHidden/>
              </w:rPr>
              <w:delText>72</w:delText>
            </w:r>
          </w:del>
          <w:r>
            <w:rPr>
              <w:noProof/>
              <w:webHidden/>
            </w:rPr>
            <w:fldChar w:fldCharType="end"/>
          </w:r>
          <w:r>
            <w:fldChar w:fldCharType="end"/>
          </w:r>
        </w:p>
        <w:p w:rsidR="009F49CF" w:rsidRDefault="001A54F1">
          <w:pPr>
            <w:pStyle w:val="TDC2"/>
            <w:tabs>
              <w:tab w:val="right" w:leader="dot" w:pos="8630"/>
            </w:tabs>
            <w:rPr>
              <w:rFonts w:asciiTheme="minorHAnsi" w:eastAsiaTheme="minorEastAsia" w:hAnsiTheme="minorHAnsi" w:cstheme="minorBidi"/>
              <w:noProof/>
              <w:sz w:val="22"/>
              <w:szCs w:val="22"/>
              <w:lang w:val="es-ES"/>
            </w:rPr>
          </w:pPr>
          <w:r>
            <w:fldChar w:fldCharType="begin"/>
          </w:r>
          <w:r w:rsidR="00905DE9">
            <w:instrText>HYPERLINK \l "_Toc263771981"</w:instrText>
          </w:r>
          <w:r>
            <w:fldChar w:fldCharType="separate"/>
          </w:r>
          <w:r w:rsidR="009F49CF" w:rsidRPr="004F718C">
            <w:rPr>
              <w:rStyle w:val="Hipervnculo"/>
              <w:noProof/>
              <w:lang w:val="ca-ES"/>
            </w:rPr>
            <w:t>Informació DICOM</w:t>
          </w:r>
          <w:r w:rsidR="009F49CF">
            <w:rPr>
              <w:noProof/>
              <w:webHidden/>
            </w:rPr>
            <w:tab/>
          </w:r>
          <w:r>
            <w:rPr>
              <w:noProof/>
              <w:webHidden/>
            </w:rPr>
            <w:fldChar w:fldCharType="begin"/>
          </w:r>
          <w:r w:rsidR="009F49CF">
            <w:rPr>
              <w:noProof/>
              <w:webHidden/>
            </w:rPr>
            <w:instrText xml:space="preserve"> PAGEREF _Toc263771981 \h </w:instrText>
          </w:r>
          <w:r>
            <w:rPr>
              <w:noProof/>
              <w:webHidden/>
            </w:rPr>
          </w:r>
          <w:r>
            <w:rPr>
              <w:noProof/>
              <w:webHidden/>
            </w:rPr>
            <w:fldChar w:fldCharType="separate"/>
          </w:r>
          <w:ins w:id="9" w:author="none" w:date="2010-06-08T23:24:00Z">
            <w:r w:rsidR="00146E90">
              <w:rPr>
                <w:noProof/>
                <w:webHidden/>
              </w:rPr>
              <w:t>71</w:t>
            </w:r>
          </w:ins>
          <w:del w:id="10" w:author="none" w:date="2010-06-08T23:12:00Z">
            <w:r w:rsidR="009F49CF" w:rsidDel="001B5392">
              <w:rPr>
                <w:noProof/>
                <w:webHidden/>
              </w:rPr>
              <w:delText>73</w:delText>
            </w:r>
          </w:del>
          <w:r>
            <w:rPr>
              <w:noProof/>
              <w:webHidden/>
            </w:rPr>
            <w:fldChar w:fldCharType="end"/>
          </w:r>
          <w:r>
            <w:fldChar w:fldCharType="end"/>
          </w:r>
        </w:p>
        <w:p w:rsidR="009F49CF" w:rsidRDefault="001A54F1">
          <w:pPr>
            <w:pStyle w:val="TDC2"/>
            <w:tabs>
              <w:tab w:val="right" w:leader="dot" w:pos="8630"/>
            </w:tabs>
            <w:rPr>
              <w:rFonts w:asciiTheme="minorHAnsi" w:eastAsiaTheme="minorEastAsia" w:hAnsiTheme="minorHAnsi" w:cstheme="minorBidi"/>
              <w:noProof/>
              <w:sz w:val="22"/>
              <w:szCs w:val="22"/>
              <w:lang w:val="es-ES"/>
            </w:rPr>
          </w:pPr>
          <w:r>
            <w:fldChar w:fldCharType="begin"/>
          </w:r>
          <w:r w:rsidR="00905DE9">
            <w:instrText>HYPERLINK \l "_Toc263771982"</w:instrText>
          </w:r>
          <w:r>
            <w:fldChar w:fldCharType="separate"/>
          </w:r>
          <w:r w:rsidR="009F49CF" w:rsidRPr="004F718C">
            <w:rPr>
              <w:rStyle w:val="Hipervnculo"/>
              <w:noProof/>
              <w:lang w:val="ca-ES"/>
            </w:rPr>
            <w:t>Plans de tall</w:t>
          </w:r>
          <w:r w:rsidR="009F49CF">
            <w:rPr>
              <w:noProof/>
              <w:webHidden/>
            </w:rPr>
            <w:tab/>
          </w:r>
          <w:r>
            <w:rPr>
              <w:noProof/>
              <w:webHidden/>
            </w:rPr>
            <w:fldChar w:fldCharType="begin"/>
          </w:r>
          <w:r w:rsidR="009F49CF">
            <w:rPr>
              <w:noProof/>
              <w:webHidden/>
            </w:rPr>
            <w:instrText xml:space="preserve"> PAGEREF _Toc263771982 \h </w:instrText>
          </w:r>
          <w:r>
            <w:rPr>
              <w:noProof/>
              <w:webHidden/>
            </w:rPr>
          </w:r>
          <w:r>
            <w:rPr>
              <w:noProof/>
              <w:webHidden/>
            </w:rPr>
            <w:fldChar w:fldCharType="separate"/>
          </w:r>
          <w:ins w:id="11" w:author="none" w:date="2010-06-08T23:24:00Z">
            <w:r w:rsidR="00146E90">
              <w:rPr>
                <w:noProof/>
                <w:webHidden/>
              </w:rPr>
              <w:t>72</w:t>
            </w:r>
          </w:ins>
          <w:del w:id="12" w:author="none" w:date="2010-06-08T23:12:00Z">
            <w:r w:rsidR="009F49CF" w:rsidDel="001B5392">
              <w:rPr>
                <w:noProof/>
                <w:webHidden/>
              </w:rPr>
              <w:delText>74</w:delText>
            </w:r>
          </w:del>
          <w:r>
            <w:rPr>
              <w:noProof/>
              <w:webHidden/>
            </w:rPr>
            <w:fldChar w:fldCharType="end"/>
          </w:r>
          <w:r>
            <w:fldChar w:fldCharType="end"/>
          </w:r>
        </w:p>
        <w:p w:rsidR="009F49CF" w:rsidRDefault="001A54F1">
          <w:pPr>
            <w:pStyle w:val="TDC2"/>
            <w:tabs>
              <w:tab w:val="right" w:leader="dot" w:pos="8630"/>
            </w:tabs>
            <w:rPr>
              <w:rFonts w:asciiTheme="minorHAnsi" w:eastAsiaTheme="minorEastAsia" w:hAnsiTheme="minorHAnsi" w:cstheme="minorBidi"/>
              <w:noProof/>
              <w:sz w:val="22"/>
              <w:szCs w:val="22"/>
              <w:lang w:val="es-ES"/>
            </w:rPr>
          </w:pPr>
          <w:r>
            <w:fldChar w:fldCharType="begin"/>
          </w:r>
          <w:r w:rsidR="00905DE9">
            <w:instrText>HYPERLINK \l "_Toc263771983"</w:instrText>
          </w:r>
          <w:r>
            <w:fldChar w:fldCharType="separate"/>
          </w:r>
          <w:r w:rsidR="009F49CF" w:rsidRPr="004F718C">
            <w:rPr>
              <w:rStyle w:val="Hipervnculo"/>
              <w:noProof/>
              <w:lang w:val="es-ES"/>
            </w:rPr>
            <w:t>Exemple:</w:t>
          </w:r>
          <w:r w:rsidR="009F49CF">
            <w:rPr>
              <w:noProof/>
              <w:webHidden/>
            </w:rPr>
            <w:tab/>
          </w:r>
          <w:r>
            <w:rPr>
              <w:noProof/>
              <w:webHidden/>
            </w:rPr>
            <w:fldChar w:fldCharType="begin"/>
          </w:r>
          <w:r w:rsidR="009F49CF">
            <w:rPr>
              <w:noProof/>
              <w:webHidden/>
            </w:rPr>
            <w:instrText xml:space="preserve"> PAGEREF _Toc263771983 \h </w:instrText>
          </w:r>
          <w:r>
            <w:rPr>
              <w:noProof/>
              <w:webHidden/>
            </w:rPr>
          </w:r>
          <w:r>
            <w:rPr>
              <w:noProof/>
              <w:webHidden/>
            </w:rPr>
            <w:fldChar w:fldCharType="separate"/>
          </w:r>
          <w:ins w:id="13" w:author="none" w:date="2010-06-08T23:24:00Z">
            <w:r w:rsidR="00146E90">
              <w:rPr>
                <w:noProof/>
                <w:webHidden/>
              </w:rPr>
              <w:t>73</w:t>
            </w:r>
          </w:ins>
          <w:del w:id="14" w:author="none" w:date="2010-06-08T23:12:00Z">
            <w:r w:rsidR="009F49CF" w:rsidDel="001B5392">
              <w:rPr>
                <w:noProof/>
                <w:webHidden/>
              </w:rPr>
              <w:delText>75</w:delText>
            </w:r>
          </w:del>
          <w:r>
            <w:rPr>
              <w:noProof/>
              <w:webHidden/>
            </w:rPr>
            <w:fldChar w:fldCharType="end"/>
          </w:r>
          <w:r>
            <w:fldChar w:fldCharType="end"/>
          </w:r>
        </w:p>
        <w:p w:rsidR="009F49CF" w:rsidRDefault="001A54F1">
          <w:pPr>
            <w:pStyle w:val="TDC1"/>
            <w:rPr>
              <w:rFonts w:asciiTheme="minorHAnsi" w:eastAsiaTheme="minorEastAsia" w:hAnsiTheme="minorHAnsi" w:cstheme="minorBidi"/>
              <w:noProof/>
              <w:sz w:val="22"/>
              <w:szCs w:val="22"/>
              <w:lang w:val="es-ES"/>
            </w:rPr>
          </w:pPr>
          <w:r>
            <w:fldChar w:fldCharType="begin"/>
          </w:r>
          <w:r w:rsidR="00905DE9">
            <w:instrText>HYPERLINK \l "_Toc263771984"</w:instrText>
          </w:r>
          <w:r>
            <w:fldChar w:fldCharType="separate"/>
          </w:r>
          <w:r w:rsidR="009F49CF" w:rsidRPr="004F718C">
            <w:rPr>
              <w:rStyle w:val="Hipervnculo"/>
              <w:noProof/>
            </w:rPr>
            <w:t>Impressió</w:t>
          </w:r>
          <w:r w:rsidR="009F49CF">
            <w:rPr>
              <w:noProof/>
              <w:webHidden/>
            </w:rPr>
            <w:tab/>
          </w:r>
          <w:r>
            <w:rPr>
              <w:noProof/>
              <w:webHidden/>
            </w:rPr>
            <w:fldChar w:fldCharType="begin"/>
          </w:r>
          <w:r w:rsidR="009F49CF">
            <w:rPr>
              <w:noProof/>
              <w:webHidden/>
            </w:rPr>
            <w:instrText xml:space="preserve"> PAGEREF _Toc263771984 \h </w:instrText>
          </w:r>
          <w:r>
            <w:rPr>
              <w:noProof/>
              <w:webHidden/>
            </w:rPr>
          </w:r>
          <w:r>
            <w:rPr>
              <w:noProof/>
              <w:webHidden/>
            </w:rPr>
            <w:fldChar w:fldCharType="separate"/>
          </w:r>
          <w:ins w:id="15" w:author="none" w:date="2010-06-08T23:24:00Z">
            <w:r w:rsidR="00146E90">
              <w:rPr>
                <w:noProof/>
                <w:webHidden/>
              </w:rPr>
              <w:t>74</w:t>
            </w:r>
          </w:ins>
          <w:del w:id="16" w:author="none" w:date="2010-06-08T23:12:00Z">
            <w:r w:rsidR="009F49CF" w:rsidDel="001B5392">
              <w:rPr>
                <w:noProof/>
                <w:webHidden/>
              </w:rPr>
              <w:delText>76</w:delText>
            </w:r>
          </w:del>
          <w:r>
            <w:rPr>
              <w:noProof/>
              <w:webHidden/>
            </w:rPr>
            <w:fldChar w:fldCharType="end"/>
          </w:r>
          <w:r>
            <w:fldChar w:fldCharType="end"/>
          </w:r>
        </w:p>
        <w:p w:rsidR="009F49CF" w:rsidRDefault="001A54F1">
          <w:pPr>
            <w:pStyle w:val="TDC2"/>
            <w:tabs>
              <w:tab w:val="right" w:leader="dot" w:pos="8630"/>
            </w:tabs>
            <w:rPr>
              <w:rFonts w:asciiTheme="minorHAnsi" w:eastAsiaTheme="minorEastAsia" w:hAnsiTheme="minorHAnsi" w:cstheme="minorBidi"/>
              <w:noProof/>
              <w:sz w:val="22"/>
              <w:szCs w:val="22"/>
              <w:lang w:val="es-ES"/>
            </w:rPr>
          </w:pPr>
          <w:r>
            <w:fldChar w:fldCharType="begin"/>
          </w:r>
          <w:r w:rsidR="00905DE9">
            <w:instrText>HYPERLINK \l "_Toc263771985"</w:instrText>
          </w:r>
          <w:r>
            <w:fldChar w:fldCharType="separate"/>
          </w:r>
          <w:r w:rsidR="009F49CF" w:rsidRPr="004F718C">
            <w:rPr>
              <w:rStyle w:val="Hipervnculo"/>
              <w:noProof/>
              <w:lang w:val="ca-ES"/>
            </w:rPr>
            <w:t>Afegir impressora</w:t>
          </w:r>
          <w:r w:rsidR="009F49CF">
            <w:rPr>
              <w:noProof/>
              <w:webHidden/>
            </w:rPr>
            <w:tab/>
          </w:r>
          <w:r>
            <w:rPr>
              <w:noProof/>
              <w:webHidden/>
            </w:rPr>
            <w:fldChar w:fldCharType="begin"/>
          </w:r>
          <w:r w:rsidR="009F49CF">
            <w:rPr>
              <w:noProof/>
              <w:webHidden/>
            </w:rPr>
            <w:instrText xml:space="preserve"> PAGEREF _Toc263771985 \h </w:instrText>
          </w:r>
          <w:r>
            <w:rPr>
              <w:noProof/>
              <w:webHidden/>
            </w:rPr>
          </w:r>
          <w:r>
            <w:rPr>
              <w:noProof/>
              <w:webHidden/>
            </w:rPr>
            <w:fldChar w:fldCharType="separate"/>
          </w:r>
          <w:ins w:id="17" w:author="none" w:date="2010-06-08T23:24:00Z">
            <w:r w:rsidR="00146E90">
              <w:rPr>
                <w:noProof/>
                <w:webHidden/>
              </w:rPr>
              <w:t>75</w:t>
            </w:r>
          </w:ins>
          <w:del w:id="18" w:author="none" w:date="2010-06-08T23:12:00Z">
            <w:r w:rsidR="009F49CF" w:rsidDel="001B5392">
              <w:rPr>
                <w:noProof/>
                <w:webHidden/>
              </w:rPr>
              <w:delText>78</w:delText>
            </w:r>
          </w:del>
          <w:r>
            <w:rPr>
              <w:noProof/>
              <w:webHidden/>
            </w:rPr>
            <w:fldChar w:fldCharType="end"/>
          </w:r>
          <w:r>
            <w:fldChar w:fldCharType="end"/>
          </w:r>
        </w:p>
        <w:p w:rsidR="009F49CF" w:rsidRDefault="001A54F1">
          <w:pPr>
            <w:pStyle w:val="TDC1"/>
            <w:rPr>
              <w:rFonts w:asciiTheme="minorHAnsi" w:eastAsiaTheme="minorEastAsia" w:hAnsiTheme="minorHAnsi" w:cstheme="minorBidi"/>
              <w:noProof/>
              <w:sz w:val="22"/>
              <w:szCs w:val="22"/>
              <w:lang w:val="es-ES"/>
            </w:rPr>
          </w:pPr>
          <w:r>
            <w:fldChar w:fldCharType="begin"/>
          </w:r>
          <w:r w:rsidR="00905DE9">
            <w:instrText>HYPERLINK \l "_Toc263771986"</w:instrText>
          </w:r>
          <w:r>
            <w:fldChar w:fldCharType="separate"/>
          </w:r>
          <w:r w:rsidR="009F49CF" w:rsidRPr="004F718C">
            <w:rPr>
              <w:rStyle w:val="Hipervnculo"/>
              <w:noProof/>
            </w:rPr>
            <w:t>Buscar estudis d'un pacient</w:t>
          </w:r>
          <w:r w:rsidR="009F49CF">
            <w:rPr>
              <w:noProof/>
              <w:webHidden/>
            </w:rPr>
            <w:tab/>
          </w:r>
          <w:r>
            <w:rPr>
              <w:noProof/>
              <w:webHidden/>
            </w:rPr>
            <w:fldChar w:fldCharType="begin"/>
          </w:r>
          <w:r w:rsidR="009F49CF">
            <w:rPr>
              <w:noProof/>
              <w:webHidden/>
            </w:rPr>
            <w:instrText xml:space="preserve"> PAGEREF _Toc263771986 \h </w:instrText>
          </w:r>
          <w:r>
            <w:rPr>
              <w:noProof/>
              <w:webHidden/>
            </w:rPr>
          </w:r>
          <w:r>
            <w:rPr>
              <w:noProof/>
              <w:webHidden/>
            </w:rPr>
            <w:fldChar w:fldCharType="separate"/>
          </w:r>
          <w:ins w:id="19" w:author="none" w:date="2010-06-08T23:24:00Z">
            <w:r w:rsidR="00146E90">
              <w:rPr>
                <w:noProof/>
                <w:webHidden/>
              </w:rPr>
              <w:t>77</w:t>
            </w:r>
          </w:ins>
          <w:del w:id="20" w:author="none" w:date="2010-06-08T23:12:00Z">
            <w:r w:rsidR="009F49CF" w:rsidDel="001B5392">
              <w:rPr>
                <w:noProof/>
                <w:webHidden/>
              </w:rPr>
              <w:delText>80</w:delText>
            </w:r>
          </w:del>
          <w:r>
            <w:rPr>
              <w:noProof/>
              <w:webHidden/>
            </w:rPr>
            <w:fldChar w:fldCharType="end"/>
          </w:r>
          <w:r>
            <w:fldChar w:fldCharType="end"/>
          </w:r>
        </w:p>
        <w:p w:rsidR="009F49CF" w:rsidRDefault="001A54F1">
          <w:pPr>
            <w:pStyle w:val="TDC1"/>
            <w:rPr>
              <w:rFonts w:asciiTheme="minorHAnsi" w:eastAsiaTheme="minorEastAsia" w:hAnsiTheme="minorHAnsi" w:cstheme="minorBidi"/>
              <w:noProof/>
              <w:sz w:val="22"/>
              <w:szCs w:val="22"/>
              <w:lang w:val="es-ES"/>
            </w:rPr>
          </w:pPr>
          <w:r>
            <w:fldChar w:fldCharType="begin"/>
          </w:r>
          <w:r w:rsidR="00905DE9">
            <w:instrText>HYPERLINK \l "_Toc263771987"</w:instrText>
          </w:r>
          <w:r>
            <w:fldChar w:fldCharType="separate"/>
          </w:r>
          <w:r w:rsidR="009F49CF" w:rsidRPr="004F718C">
            <w:rPr>
              <w:rStyle w:val="Hipervnculo"/>
              <w:noProof/>
            </w:rPr>
            <w:t>Base de dades local</w:t>
          </w:r>
          <w:r w:rsidR="009F49CF">
            <w:rPr>
              <w:noProof/>
              <w:webHidden/>
            </w:rPr>
            <w:tab/>
          </w:r>
          <w:r>
            <w:rPr>
              <w:noProof/>
              <w:webHidden/>
            </w:rPr>
            <w:fldChar w:fldCharType="begin"/>
          </w:r>
          <w:r w:rsidR="009F49CF">
            <w:rPr>
              <w:noProof/>
              <w:webHidden/>
            </w:rPr>
            <w:instrText xml:space="preserve"> PAGEREF _Toc263771987 \h </w:instrText>
          </w:r>
          <w:r>
            <w:rPr>
              <w:noProof/>
              <w:webHidden/>
            </w:rPr>
          </w:r>
          <w:r>
            <w:rPr>
              <w:noProof/>
              <w:webHidden/>
            </w:rPr>
            <w:fldChar w:fldCharType="separate"/>
          </w:r>
          <w:ins w:id="21" w:author="none" w:date="2010-06-08T23:24:00Z">
            <w:r w:rsidR="00146E90">
              <w:rPr>
                <w:noProof/>
                <w:webHidden/>
              </w:rPr>
              <w:t>78</w:t>
            </w:r>
          </w:ins>
          <w:del w:id="22" w:author="none" w:date="2010-06-08T23:12:00Z">
            <w:r w:rsidR="009F49CF" w:rsidDel="001B5392">
              <w:rPr>
                <w:noProof/>
                <w:webHidden/>
              </w:rPr>
              <w:delText>81</w:delText>
            </w:r>
          </w:del>
          <w:r>
            <w:rPr>
              <w:noProof/>
              <w:webHidden/>
            </w:rPr>
            <w:fldChar w:fldCharType="end"/>
          </w:r>
          <w:r>
            <w:fldChar w:fldCharType="end"/>
          </w:r>
        </w:p>
        <w:p w:rsidR="009F49CF" w:rsidRDefault="001A54F1">
          <w:pPr>
            <w:pStyle w:val="TDC1"/>
            <w:rPr>
              <w:rFonts w:asciiTheme="minorHAnsi" w:eastAsiaTheme="minorEastAsia" w:hAnsiTheme="minorHAnsi" w:cstheme="minorBidi"/>
              <w:noProof/>
              <w:sz w:val="22"/>
              <w:szCs w:val="22"/>
              <w:lang w:val="es-ES"/>
            </w:rPr>
          </w:pPr>
          <w:r>
            <w:fldChar w:fldCharType="begin"/>
          </w:r>
          <w:r w:rsidR="00905DE9">
            <w:instrText>HYPERLINK \l "_Toc263771988"</w:instrText>
          </w:r>
          <w:r>
            <w:fldChar w:fldCharType="separate"/>
          </w:r>
          <w:r w:rsidR="009F49CF" w:rsidRPr="004F718C">
            <w:rPr>
              <w:rStyle w:val="Hipervnculo"/>
              <w:noProof/>
            </w:rPr>
            <w:t>Cerca a un PACS</w:t>
          </w:r>
          <w:r w:rsidR="009F49CF">
            <w:rPr>
              <w:noProof/>
              <w:webHidden/>
            </w:rPr>
            <w:tab/>
          </w:r>
          <w:r>
            <w:rPr>
              <w:noProof/>
              <w:webHidden/>
            </w:rPr>
            <w:fldChar w:fldCharType="begin"/>
          </w:r>
          <w:r w:rsidR="009F49CF">
            <w:rPr>
              <w:noProof/>
              <w:webHidden/>
            </w:rPr>
            <w:instrText xml:space="preserve"> PAGEREF _Toc263771988 \h </w:instrText>
          </w:r>
          <w:r>
            <w:rPr>
              <w:noProof/>
              <w:webHidden/>
            </w:rPr>
          </w:r>
          <w:r>
            <w:rPr>
              <w:noProof/>
              <w:webHidden/>
            </w:rPr>
            <w:fldChar w:fldCharType="separate"/>
          </w:r>
          <w:ins w:id="23" w:author="none" w:date="2010-06-08T23:24:00Z">
            <w:r w:rsidR="00146E90">
              <w:rPr>
                <w:noProof/>
                <w:webHidden/>
              </w:rPr>
              <w:t>80</w:t>
            </w:r>
          </w:ins>
          <w:del w:id="24" w:author="none" w:date="2010-06-08T23:12:00Z">
            <w:r w:rsidR="009F49CF" w:rsidDel="001B5392">
              <w:rPr>
                <w:noProof/>
                <w:webHidden/>
              </w:rPr>
              <w:delText>83</w:delText>
            </w:r>
          </w:del>
          <w:r>
            <w:rPr>
              <w:noProof/>
              <w:webHidden/>
            </w:rPr>
            <w:fldChar w:fldCharType="end"/>
          </w:r>
          <w:r>
            <w:fldChar w:fldCharType="end"/>
          </w:r>
        </w:p>
        <w:p w:rsidR="009F49CF" w:rsidRDefault="001A54F1">
          <w:pPr>
            <w:pStyle w:val="TDC1"/>
            <w:rPr>
              <w:rFonts w:asciiTheme="minorHAnsi" w:eastAsiaTheme="minorEastAsia" w:hAnsiTheme="minorHAnsi" w:cstheme="minorBidi"/>
              <w:noProof/>
              <w:sz w:val="22"/>
              <w:szCs w:val="22"/>
              <w:lang w:val="es-ES"/>
            </w:rPr>
          </w:pPr>
          <w:r>
            <w:fldChar w:fldCharType="begin"/>
          </w:r>
          <w:r w:rsidR="00905DE9">
            <w:instrText>HYPERLINK \l "_Toc263771989"</w:instrText>
          </w:r>
          <w:r>
            <w:fldChar w:fldCharType="separate"/>
          </w:r>
          <w:r w:rsidR="009F49CF" w:rsidRPr="004F718C">
            <w:rPr>
              <w:rStyle w:val="Hipervnculo"/>
              <w:noProof/>
            </w:rPr>
            <w:t>Obrir DICOMDIR</w:t>
          </w:r>
          <w:r w:rsidR="009F49CF">
            <w:rPr>
              <w:noProof/>
              <w:webHidden/>
            </w:rPr>
            <w:tab/>
          </w:r>
          <w:r>
            <w:rPr>
              <w:noProof/>
              <w:webHidden/>
            </w:rPr>
            <w:fldChar w:fldCharType="begin"/>
          </w:r>
          <w:r w:rsidR="009F49CF">
            <w:rPr>
              <w:noProof/>
              <w:webHidden/>
            </w:rPr>
            <w:instrText xml:space="preserve"> PAGEREF _Toc263771989 \h </w:instrText>
          </w:r>
          <w:r>
            <w:rPr>
              <w:noProof/>
              <w:webHidden/>
            </w:rPr>
          </w:r>
          <w:r>
            <w:rPr>
              <w:noProof/>
              <w:webHidden/>
            </w:rPr>
            <w:fldChar w:fldCharType="separate"/>
          </w:r>
          <w:ins w:id="25" w:author="none" w:date="2010-06-08T23:24:00Z">
            <w:r w:rsidR="00146E90">
              <w:rPr>
                <w:noProof/>
                <w:webHidden/>
              </w:rPr>
              <w:t>82</w:t>
            </w:r>
          </w:ins>
          <w:del w:id="26" w:author="none" w:date="2010-06-08T23:12:00Z">
            <w:r w:rsidR="009F49CF" w:rsidDel="001B5392">
              <w:rPr>
                <w:noProof/>
                <w:webHidden/>
              </w:rPr>
              <w:delText>86</w:delText>
            </w:r>
          </w:del>
          <w:r>
            <w:rPr>
              <w:noProof/>
              <w:webHidden/>
            </w:rPr>
            <w:fldChar w:fldCharType="end"/>
          </w:r>
          <w:r>
            <w:fldChar w:fldCharType="end"/>
          </w:r>
        </w:p>
        <w:p w:rsidR="009F49CF" w:rsidRDefault="001A54F1">
          <w:pPr>
            <w:pStyle w:val="TDC1"/>
            <w:rPr>
              <w:rFonts w:asciiTheme="minorHAnsi" w:eastAsiaTheme="minorEastAsia" w:hAnsiTheme="minorHAnsi" w:cstheme="minorBidi"/>
              <w:noProof/>
              <w:sz w:val="22"/>
              <w:szCs w:val="22"/>
              <w:lang w:val="es-ES"/>
            </w:rPr>
          </w:pPr>
          <w:r>
            <w:fldChar w:fldCharType="begin"/>
          </w:r>
          <w:r w:rsidR="00905DE9">
            <w:instrText>HYPERLINK \l "_Toc263771990"</w:instrText>
          </w:r>
          <w:r>
            <w:fldChar w:fldCharType="separate"/>
          </w:r>
          <w:r w:rsidR="009F49CF" w:rsidRPr="004F718C">
            <w:rPr>
              <w:rStyle w:val="Hipervnculo"/>
              <w:noProof/>
            </w:rPr>
            <w:t>Accés des del RIS</w:t>
          </w:r>
          <w:r w:rsidR="009F49CF">
            <w:rPr>
              <w:noProof/>
              <w:webHidden/>
            </w:rPr>
            <w:tab/>
          </w:r>
          <w:r>
            <w:rPr>
              <w:noProof/>
              <w:webHidden/>
            </w:rPr>
            <w:fldChar w:fldCharType="begin"/>
          </w:r>
          <w:r w:rsidR="009F49CF">
            <w:rPr>
              <w:noProof/>
              <w:webHidden/>
            </w:rPr>
            <w:instrText xml:space="preserve"> PAGEREF _Toc263771990 \h </w:instrText>
          </w:r>
          <w:r>
            <w:rPr>
              <w:noProof/>
              <w:webHidden/>
            </w:rPr>
          </w:r>
          <w:r>
            <w:rPr>
              <w:noProof/>
              <w:webHidden/>
            </w:rPr>
            <w:fldChar w:fldCharType="separate"/>
          </w:r>
          <w:ins w:id="27" w:author="none" w:date="2010-06-08T23:24:00Z">
            <w:r w:rsidR="00146E90">
              <w:rPr>
                <w:noProof/>
                <w:webHidden/>
              </w:rPr>
              <w:t>84</w:t>
            </w:r>
          </w:ins>
          <w:del w:id="28" w:author="none" w:date="2010-06-08T23:12:00Z">
            <w:r w:rsidR="009F49CF" w:rsidDel="001B5392">
              <w:rPr>
                <w:noProof/>
                <w:webHidden/>
              </w:rPr>
              <w:delText>88</w:delText>
            </w:r>
          </w:del>
          <w:r>
            <w:rPr>
              <w:noProof/>
              <w:webHidden/>
            </w:rPr>
            <w:fldChar w:fldCharType="end"/>
          </w:r>
          <w:r>
            <w:fldChar w:fldCharType="end"/>
          </w:r>
        </w:p>
        <w:p w:rsidR="009F49CF" w:rsidRDefault="001A54F1">
          <w:pPr>
            <w:pStyle w:val="TDC1"/>
            <w:rPr>
              <w:rFonts w:asciiTheme="minorHAnsi" w:eastAsiaTheme="minorEastAsia" w:hAnsiTheme="minorHAnsi" w:cstheme="minorBidi"/>
              <w:noProof/>
              <w:sz w:val="22"/>
              <w:szCs w:val="22"/>
              <w:lang w:val="es-ES"/>
            </w:rPr>
          </w:pPr>
          <w:r>
            <w:fldChar w:fldCharType="begin"/>
          </w:r>
          <w:r w:rsidR="00905DE9">
            <w:instrText>HYPERLINK \l "_Toc263771991"</w:instrText>
          </w:r>
          <w:r>
            <w:fldChar w:fldCharType="separate"/>
          </w:r>
          <w:r w:rsidR="009F49CF" w:rsidRPr="004F718C">
            <w:rPr>
              <w:rStyle w:val="Hipervnculo"/>
              <w:noProof/>
            </w:rPr>
            <w:t>Exportació de les dades en format DICOM</w:t>
          </w:r>
          <w:r w:rsidR="009F49CF">
            <w:rPr>
              <w:noProof/>
              <w:webHidden/>
            </w:rPr>
            <w:tab/>
          </w:r>
          <w:r>
            <w:rPr>
              <w:noProof/>
              <w:webHidden/>
            </w:rPr>
            <w:fldChar w:fldCharType="begin"/>
          </w:r>
          <w:r w:rsidR="009F49CF">
            <w:rPr>
              <w:noProof/>
              <w:webHidden/>
            </w:rPr>
            <w:instrText xml:space="preserve"> PAGEREF _Toc263771991 \h </w:instrText>
          </w:r>
          <w:r>
            <w:rPr>
              <w:noProof/>
              <w:webHidden/>
            </w:rPr>
          </w:r>
          <w:r>
            <w:rPr>
              <w:noProof/>
              <w:webHidden/>
            </w:rPr>
            <w:fldChar w:fldCharType="separate"/>
          </w:r>
          <w:ins w:id="29" w:author="none" w:date="2010-06-08T23:24:00Z">
            <w:r w:rsidR="00146E90">
              <w:rPr>
                <w:noProof/>
                <w:webHidden/>
              </w:rPr>
              <w:t>85</w:t>
            </w:r>
          </w:ins>
          <w:del w:id="30" w:author="none" w:date="2010-06-08T23:12:00Z">
            <w:r w:rsidR="009F49CF" w:rsidDel="001B5392">
              <w:rPr>
                <w:noProof/>
                <w:webHidden/>
              </w:rPr>
              <w:delText>89</w:delText>
            </w:r>
          </w:del>
          <w:r>
            <w:rPr>
              <w:noProof/>
              <w:webHidden/>
            </w:rPr>
            <w:fldChar w:fldCharType="end"/>
          </w:r>
          <w:r>
            <w:fldChar w:fldCharType="end"/>
          </w:r>
        </w:p>
        <w:p w:rsidR="009F49CF" w:rsidRDefault="001A54F1">
          <w:pPr>
            <w:pStyle w:val="TDC1"/>
            <w:rPr>
              <w:rFonts w:asciiTheme="minorHAnsi" w:eastAsiaTheme="minorEastAsia" w:hAnsiTheme="minorHAnsi" w:cstheme="minorBidi"/>
              <w:noProof/>
              <w:sz w:val="22"/>
              <w:szCs w:val="22"/>
              <w:lang w:val="es-ES"/>
            </w:rPr>
          </w:pPr>
          <w:r>
            <w:fldChar w:fldCharType="begin"/>
          </w:r>
          <w:r w:rsidR="00905DE9">
            <w:instrText>HYPERLINK \l "_Toc263771992"</w:instrText>
          </w:r>
          <w:r>
            <w:fldChar w:fldCharType="separate"/>
          </w:r>
          <w:r w:rsidR="009F49CF" w:rsidRPr="004F718C">
            <w:rPr>
              <w:rStyle w:val="Hipervnculo"/>
              <w:noProof/>
            </w:rPr>
            <w:t>Gravació a CD/DVD</w:t>
          </w:r>
          <w:r w:rsidR="009F49CF">
            <w:rPr>
              <w:noProof/>
              <w:webHidden/>
            </w:rPr>
            <w:tab/>
          </w:r>
          <w:r>
            <w:rPr>
              <w:noProof/>
              <w:webHidden/>
            </w:rPr>
            <w:fldChar w:fldCharType="begin"/>
          </w:r>
          <w:r w:rsidR="009F49CF">
            <w:rPr>
              <w:noProof/>
              <w:webHidden/>
            </w:rPr>
            <w:instrText xml:space="preserve"> PAGEREF _Toc263771992 \h </w:instrText>
          </w:r>
          <w:r>
            <w:rPr>
              <w:noProof/>
              <w:webHidden/>
            </w:rPr>
          </w:r>
          <w:r>
            <w:rPr>
              <w:noProof/>
              <w:webHidden/>
            </w:rPr>
            <w:fldChar w:fldCharType="separate"/>
          </w:r>
          <w:ins w:id="31" w:author="none" w:date="2010-06-08T23:24:00Z">
            <w:r w:rsidR="00146E90">
              <w:rPr>
                <w:noProof/>
                <w:webHidden/>
              </w:rPr>
              <w:t>86</w:t>
            </w:r>
          </w:ins>
          <w:del w:id="32" w:author="none" w:date="2010-06-08T23:12:00Z">
            <w:r w:rsidR="009F49CF" w:rsidDel="001B5392">
              <w:rPr>
                <w:noProof/>
                <w:webHidden/>
              </w:rPr>
              <w:delText>91</w:delText>
            </w:r>
          </w:del>
          <w:r>
            <w:rPr>
              <w:noProof/>
              <w:webHidden/>
            </w:rPr>
            <w:fldChar w:fldCharType="end"/>
          </w:r>
          <w:r>
            <w:fldChar w:fldCharType="end"/>
          </w:r>
        </w:p>
        <w:p w:rsidR="009F49CF" w:rsidRDefault="001A54F1">
          <w:pPr>
            <w:pStyle w:val="TDC1"/>
            <w:rPr>
              <w:rFonts w:asciiTheme="minorHAnsi" w:eastAsiaTheme="minorEastAsia" w:hAnsiTheme="minorHAnsi" w:cstheme="minorBidi"/>
              <w:noProof/>
              <w:sz w:val="22"/>
              <w:szCs w:val="22"/>
              <w:lang w:val="es-ES"/>
            </w:rPr>
          </w:pPr>
          <w:r>
            <w:fldChar w:fldCharType="begin"/>
          </w:r>
          <w:r w:rsidR="00905DE9">
            <w:instrText>HYPERLINK \l "_Toc263771993"</w:instrText>
          </w:r>
          <w:r>
            <w:fldChar w:fldCharType="separate"/>
          </w:r>
          <w:r w:rsidR="009F49CF" w:rsidRPr="004F718C">
            <w:rPr>
              <w:rStyle w:val="Hipervnculo"/>
              <w:noProof/>
            </w:rPr>
            <w:t>Gravació a USB</w:t>
          </w:r>
          <w:r w:rsidR="009F49CF">
            <w:rPr>
              <w:noProof/>
              <w:webHidden/>
            </w:rPr>
            <w:tab/>
          </w:r>
          <w:r>
            <w:rPr>
              <w:noProof/>
              <w:webHidden/>
            </w:rPr>
            <w:fldChar w:fldCharType="begin"/>
          </w:r>
          <w:r w:rsidR="009F49CF">
            <w:rPr>
              <w:noProof/>
              <w:webHidden/>
            </w:rPr>
            <w:instrText xml:space="preserve"> PAGEREF _Toc263771993 \h </w:instrText>
          </w:r>
          <w:r>
            <w:rPr>
              <w:noProof/>
              <w:webHidden/>
            </w:rPr>
          </w:r>
          <w:r>
            <w:rPr>
              <w:noProof/>
              <w:webHidden/>
            </w:rPr>
            <w:fldChar w:fldCharType="separate"/>
          </w:r>
          <w:ins w:id="33" w:author="none" w:date="2010-06-08T23:24:00Z">
            <w:r w:rsidR="00146E90">
              <w:rPr>
                <w:noProof/>
                <w:webHidden/>
              </w:rPr>
              <w:t>87</w:t>
            </w:r>
          </w:ins>
          <w:del w:id="34" w:author="none" w:date="2010-06-08T23:12:00Z">
            <w:r w:rsidR="009F49CF" w:rsidDel="001B5392">
              <w:rPr>
                <w:noProof/>
                <w:webHidden/>
              </w:rPr>
              <w:delText>92</w:delText>
            </w:r>
          </w:del>
          <w:r>
            <w:rPr>
              <w:noProof/>
              <w:webHidden/>
            </w:rPr>
            <w:fldChar w:fldCharType="end"/>
          </w:r>
          <w:r>
            <w:fldChar w:fldCharType="end"/>
          </w:r>
        </w:p>
        <w:p w:rsidR="009F49CF" w:rsidRDefault="001A54F1">
          <w:pPr>
            <w:pStyle w:val="TDC1"/>
            <w:rPr>
              <w:rFonts w:asciiTheme="minorHAnsi" w:eastAsiaTheme="minorEastAsia" w:hAnsiTheme="minorHAnsi" w:cstheme="minorBidi"/>
              <w:noProof/>
              <w:sz w:val="22"/>
              <w:szCs w:val="22"/>
              <w:lang w:val="es-ES"/>
            </w:rPr>
          </w:pPr>
          <w:r>
            <w:fldChar w:fldCharType="begin"/>
          </w:r>
          <w:r w:rsidR="00905DE9">
            <w:instrText>HYPERLINK \l "_Toc263771994"</w:instrText>
          </w:r>
          <w:r>
            <w:fldChar w:fldCharType="separate"/>
          </w:r>
          <w:r w:rsidR="009F49CF" w:rsidRPr="004F718C">
            <w:rPr>
              <w:rStyle w:val="Hipervnculo"/>
              <w:noProof/>
            </w:rPr>
            <w:t>Gravació a disc dur</w:t>
          </w:r>
          <w:r w:rsidR="009F49CF">
            <w:rPr>
              <w:noProof/>
              <w:webHidden/>
            </w:rPr>
            <w:tab/>
          </w:r>
          <w:r>
            <w:rPr>
              <w:noProof/>
              <w:webHidden/>
            </w:rPr>
            <w:fldChar w:fldCharType="begin"/>
          </w:r>
          <w:r w:rsidR="009F49CF">
            <w:rPr>
              <w:noProof/>
              <w:webHidden/>
            </w:rPr>
            <w:instrText xml:space="preserve"> PAGEREF _Toc263771994 \h </w:instrText>
          </w:r>
          <w:r>
            <w:rPr>
              <w:noProof/>
              <w:webHidden/>
            </w:rPr>
          </w:r>
          <w:r>
            <w:rPr>
              <w:noProof/>
              <w:webHidden/>
            </w:rPr>
            <w:fldChar w:fldCharType="separate"/>
          </w:r>
          <w:ins w:id="35" w:author="none" w:date="2010-06-08T23:24:00Z">
            <w:r w:rsidR="00146E90">
              <w:rPr>
                <w:noProof/>
                <w:webHidden/>
              </w:rPr>
              <w:t>88</w:t>
            </w:r>
          </w:ins>
          <w:del w:id="36" w:author="none" w:date="2010-06-08T23:12:00Z">
            <w:r w:rsidR="009F49CF" w:rsidDel="001B5392">
              <w:rPr>
                <w:noProof/>
                <w:webHidden/>
              </w:rPr>
              <w:delText>93</w:delText>
            </w:r>
          </w:del>
          <w:r>
            <w:rPr>
              <w:noProof/>
              <w:webHidden/>
            </w:rPr>
            <w:fldChar w:fldCharType="end"/>
          </w:r>
          <w:r>
            <w:fldChar w:fldCharType="end"/>
          </w:r>
        </w:p>
        <w:p w:rsidR="009F49CF" w:rsidRDefault="001A54F1">
          <w:pPr>
            <w:pStyle w:val="TDC1"/>
            <w:rPr>
              <w:rFonts w:asciiTheme="minorHAnsi" w:eastAsiaTheme="minorEastAsia" w:hAnsiTheme="minorHAnsi" w:cstheme="minorBidi"/>
              <w:noProof/>
              <w:sz w:val="22"/>
              <w:szCs w:val="22"/>
              <w:lang w:val="es-ES"/>
            </w:rPr>
          </w:pPr>
          <w:r>
            <w:fldChar w:fldCharType="begin"/>
          </w:r>
          <w:r w:rsidR="00905DE9">
            <w:instrText>HYPERLINK \l "_Toc263771995"</w:instrText>
          </w:r>
          <w:r>
            <w:fldChar w:fldCharType="separate"/>
          </w:r>
          <w:r w:rsidR="009F49CF" w:rsidRPr="004F718C">
            <w:rPr>
              <w:rStyle w:val="Hipervnculo"/>
              <w:noProof/>
            </w:rPr>
            <w:t>Dreceres de teclat (Shortcuts)</w:t>
          </w:r>
          <w:r w:rsidR="009F49CF">
            <w:rPr>
              <w:noProof/>
              <w:webHidden/>
            </w:rPr>
            <w:tab/>
          </w:r>
          <w:r>
            <w:rPr>
              <w:noProof/>
              <w:webHidden/>
            </w:rPr>
            <w:fldChar w:fldCharType="begin"/>
          </w:r>
          <w:r w:rsidR="009F49CF">
            <w:rPr>
              <w:noProof/>
              <w:webHidden/>
            </w:rPr>
            <w:instrText xml:space="preserve"> PAGEREF _Toc263771995 \h </w:instrText>
          </w:r>
          <w:r>
            <w:rPr>
              <w:noProof/>
              <w:webHidden/>
            </w:rPr>
          </w:r>
          <w:r>
            <w:rPr>
              <w:noProof/>
              <w:webHidden/>
            </w:rPr>
            <w:fldChar w:fldCharType="separate"/>
          </w:r>
          <w:ins w:id="37" w:author="none" w:date="2010-06-08T23:24:00Z">
            <w:r w:rsidR="00146E90">
              <w:rPr>
                <w:noProof/>
                <w:webHidden/>
              </w:rPr>
              <w:t>89</w:t>
            </w:r>
          </w:ins>
          <w:del w:id="38" w:author="none" w:date="2010-06-08T23:12:00Z">
            <w:r w:rsidR="009F49CF" w:rsidDel="001B5392">
              <w:rPr>
                <w:noProof/>
                <w:webHidden/>
              </w:rPr>
              <w:delText>94</w:delText>
            </w:r>
          </w:del>
          <w:r>
            <w:rPr>
              <w:noProof/>
              <w:webHidden/>
            </w:rPr>
            <w:fldChar w:fldCharType="end"/>
          </w:r>
          <w:r>
            <w:fldChar w:fldCharType="end"/>
          </w:r>
        </w:p>
        <w:p w:rsidR="009F49CF" w:rsidRDefault="001A54F1">
          <w:pPr>
            <w:pStyle w:val="TDC1"/>
            <w:rPr>
              <w:rFonts w:asciiTheme="minorHAnsi" w:eastAsiaTheme="minorEastAsia" w:hAnsiTheme="minorHAnsi" w:cstheme="minorBidi"/>
              <w:noProof/>
              <w:sz w:val="22"/>
              <w:szCs w:val="22"/>
              <w:lang w:val="es-ES"/>
            </w:rPr>
          </w:pPr>
          <w:r>
            <w:fldChar w:fldCharType="begin"/>
          </w:r>
          <w:r w:rsidR="00905DE9">
            <w:instrText>HYPERLINK \l "_Toc263771996"</w:instrText>
          </w:r>
          <w:r>
            <w:fldChar w:fldCharType="separate"/>
          </w:r>
          <w:r w:rsidR="009F49CF" w:rsidRPr="004F718C">
            <w:rPr>
              <w:rStyle w:val="Hipervnculo"/>
              <w:noProof/>
            </w:rPr>
            <w:t>Glossari</w:t>
          </w:r>
          <w:r w:rsidR="009F49CF">
            <w:rPr>
              <w:noProof/>
              <w:webHidden/>
            </w:rPr>
            <w:tab/>
          </w:r>
          <w:r>
            <w:rPr>
              <w:noProof/>
              <w:webHidden/>
            </w:rPr>
            <w:fldChar w:fldCharType="begin"/>
          </w:r>
          <w:r w:rsidR="009F49CF">
            <w:rPr>
              <w:noProof/>
              <w:webHidden/>
            </w:rPr>
            <w:instrText xml:space="preserve"> PAGEREF _Toc263771996 \h </w:instrText>
          </w:r>
          <w:r>
            <w:rPr>
              <w:noProof/>
              <w:webHidden/>
            </w:rPr>
          </w:r>
          <w:r>
            <w:rPr>
              <w:noProof/>
              <w:webHidden/>
            </w:rPr>
            <w:fldChar w:fldCharType="separate"/>
          </w:r>
          <w:ins w:id="39" w:author="none" w:date="2010-06-08T23:24:00Z">
            <w:r w:rsidR="00146E90">
              <w:rPr>
                <w:noProof/>
                <w:webHidden/>
              </w:rPr>
              <w:t>91</w:t>
            </w:r>
          </w:ins>
          <w:del w:id="40" w:author="none" w:date="2010-06-08T23:12:00Z">
            <w:r w:rsidR="009F49CF" w:rsidDel="001B5392">
              <w:rPr>
                <w:noProof/>
                <w:webHidden/>
              </w:rPr>
              <w:delText>95</w:delText>
            </w:r>
          </w:del>
          <w:r>
            <w:rPr>
              <w:noProof/>
              <w:webHidden/>
            </w:rPr>
            <w:fldChar w:fldCharType="end"/>
          </w:r>
          <w:r>
            <w:fldChar w:fldCharType="end"/>
          </w:r>
        </w:p>
        <w:p w:rsidR="00381C36" w:rsidRPr="00381C36" w:rsidRDefault="001A54F1">
          <w:pPr>
            <w:rPr>
              <w:lang w:val="ca-ES"/>
            </w:rPr>
          </w:pPr>
          <w:r w:rsidRPr="00381C36">
            <w:rPr>
              <w:lang w:val="ca-ES"/>
            </w:rPr>
            <w:fldChar w:fldCharType="end"/>
          </w:r>
        </w:p>
      </w:sdtContent>
    </w:sdt>
    <w:p w:rsidR="00381C36" w:rsidRPr="009F49CF" w:rsidRDefault="00381C36" w:rsidP="009F49CF">
      <w:pPr>
        <w:pStyle w:val="Ttulo1"/>
        <w:rPr>
          <w:rFonts w:eastAsia="Times New Roman"/>
          <w:lang w:val="ca-ES"/>
        </w:rPr>
      </w:pPr>
      <w:r w:rsidRPr="00381C36">
        <w:rPr>
          <w:rFonts w:eastAsia="Times New Roman"/>
          <w:lang w:val="ca-ES"/>
        </w:rPr>
        <w:br w:type="page"/>
      </w:r>
      <w:bookmarkStart w:id="41" w:name="_Toc263771931"/>
      <w:r w:rsidRPr="00381C36">
        <w:rPr>
          <w:lang w:val="ca-ES"/>
        </w:rPr>
        <w:lastRenderedPageBreak/>
        <w:t>S</w:t>
      </w:r>
      <w:bookmarkStart w:id="42" w:name="Introduccio"/>
      <w:bookmarkEnd w:id="42"/>
      <w:r w:rsidRPr="00381C36">
        <w:rPr>
          <w:lang w:val="ca-ES"/>
        </w:rPr>
        <w:t>tarviewer</w:t>
      </w:r>
      <w:bookmarkEnd w:id="41"/>
    </w:p>
    <w:p w:rsidR="00381C36" w:rsidRPr="00381C36" w:rsidRDefault="00381C36" w:rsidP="00381C36">
      <w:pPr>
        <w:keepNext/>
        <w:rPr>
          <w:rFonts w:eastAsia="Times New Roman"/>
          <w:lang w:val="ca-ES"/>
        </w:rPr>
      </w:pPr>
    </w:p>
    <w:p w:rsidR="00381C36" w:rsidRPr="00381C36" w:rsidRDefault="00381C36" w:rsidP="00381C36">
      <w:pPr>
        <w:rPr>
          <w:lang w:val="ca-ES"/>
        </w:rPr>
      </w:pPr>
    </w:p>
    <w:p w:rsidR="00381C36" w:rsidRPr="00381C36" w:rsidRDefault="00381C36" w:rsidP="00381C36">
      <w:pPr>
        <w:jc w:val="both"/>
        <w:rPr>
          <w:rFonts w:eastAsia="Times New Roman"/>
          <w:lang w:val="ca-ES"/>
        </w:rPr>
      </w:pPr>
      <w:r w:rsidRPr="00381C36">
        <w:rPr>
          <w:rFonts w:eastAsia="Times New Roman"/>
          <w:lang w:val="ca-ES"/>
        </w:rPr>
        <w:t>Starviewer és una aplicació per la visualització d'imatges mèdiques que satisfà el protocol DICOM.</w:t>
      </w:r>
    </w:p>
    <w:p w:rsidR="00381C36" w:rsidRPr="00381C36" w:rsidRDefault="00381C36" w:rsidP="00381C36">
      <w:pPr>
        <w:jc w:val="both"/>
        <w:rPr>
          <w:rFonts w:eastAsia="Times New Roman"/>
          <w:lang w:val="ca-ES"/>
        </w:rPr>
      </w:pPr>
      <w:r w:rsidRPr="00381C36">
        <w:rPr>
          <w:rFonts w:eastAsia="Times New Roman"/>
          <w:lang w:val="ca-ES"/>
        </w:rPr>
        <w:t xml:space="preserve">Suporta diferents modalitats: Radiografia, TAC, ressonància magnètica, mamografia, telemando, ecografia entre d'altres. </w:t>
      </w:r>
    </w:p>
    <w:p w:rsidR="00381C36" w:rsidRPr="00381C36" w:rsidRDefault="00381C36" w:rsidP="00381C36">
      <w:pPr>
        <w:jc w:val="both"/>
        <w:rPr>
          <w:rFonts w:eastAsia="Times New Roman"/>
          <w:lang w:val="ca-ES"/>
        </w:rPr>
      </w:pPr>
      <w:r w:rsidRPr="00381C36">
        <w:rPr>
          <w:rFonts w:eastAsia="Times New Roman"/>
          <w:lang w:val="ca-ES"/>
        </w:rPr>
        <w:t xml:space="preserve">Es pot comunicar amb qualsevol servidor PACS, o bé obtenir imatges des de fitxers externs. </w:t>
      </w:r>
    </w:p>
    <w:p w:rsidR="00381C36" w:rsidRPr="00381C36" w:rsidRDefault="00381C36" w:rsidP="00381C36">
      <w:pPr>
        <w:rPr>
          <w:rFonts w:eastAsia="Times New Roman"/>
          <w:i/>
          <w:lang w:val="ca-ES"/>
        </w:rPr>
      </w:pPr>
      <w:r w:rsidRPr="00381C36">
        <w:rPr>
          <w:rFonts w:eastAsia="Times New Roman"/>
          <w:lang w:val="ca-ES"/>
        </w:rPr>
        <w:t>També es pot sincronitzar amb un RIS.</w:t>
      </w:r>
    </w:p>
    <w:p w:rsidR="00381C36" w:rsidRPr="00381C36" w:rsidRDefault="00381C36" w:rsidP="00FA588C">
      <w:pPr>
        <w:pStyle w:val="Ttulo1"/>
        <w:ind w:left="709" w:hanging="709"/>
        <w:rPr>
          <w:lang w:val="ca-ES"/>
        </w:rPr>
      </w:pPr>
      <w:r w:rsidRPr="009F49CF">
        <w:rPr>
          <w:lang w:val="es-ES"/>
        </w:rPr>
        <w:br w:type="page"/>
      </w:r>
      <w:bookmarkStart w:id="43" w:name="_Toc263771932"/>
      <w:r w:rsidRPr="00381C36">
        <w:rPr>
          <w:lang w:val="ca-ES"/>
        </w:rPr>
        <w:lastRenderedPageBreak/>
        <w:t>C</w:t>
      </w:r>
      <w:bookmarkStart w:id="44" w:name="Contacta"/>
      <w:bookmarkEnd w:id="44"/>
      <w:r w:rsidRPr="00381C36">
        <w:rPr>
          <w:lang w:val="ca-ES"/>
        </w:rPr>
        <w:t>ontacta amb nosaltres</w:t>
      </w:r>
      <w:bookmarkEnd w:id="43"/>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 qualsevol dubte o suggeriment, enviar un correu a:</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s</w:t>
      </w:r>
      <w:ins w:id="45" w:author="none" w:date="2010-06-08T22:44:00Z">
        <w:r w:rsidR="005C0E16">
          <w:rPr>
            <w:rFonts w:eastAsia="Times New Roman"/>
            <w:b/>
            <w:lang w:val="ca-ES"/>
          </w:rPr>
          <w:t>upport</w:t>
        </w:r>
      </w:ins>
      <w:del w:id="46" w:author="none" w:date="2010-06-08T22:44:00Z">
        <w:r w:rsidRPr="00381C36" w:rsidDel="005C0E16">
          <w:rPr>
            <w:rFonts w:eastAsia="Times New Roman"/>
            <w:b/>
            <w:lang w:val="ca-ES"/>
          </w:rPr>
          <w:delText>tarviewer</w:delText>
        </w:r>
      </w:del>
      <w:r w:rsidRPr="00381C36">
        <w:rPr>
          <w:rFonts w:eastAsia="Times New Roman"/>
          <w:b/>
          <w:lang w:val="ca-ES"/>
        </w:rPr>
        <w:t>@</w:t>
      </w:r>
      <w:ins w:id="47" w:author="none" w:date="2010-06-08T22:44:00Z">
        <w:r w:rsidR="005C0E16">
          <w:rPr>
            <w:rFonts w:eastAsia="Times New Roman"/>
            <w:b/>
            <w:lang w:val="ca-ES"/>
          </w:rPr>
          <w:t>starviewer.</w:t>
        </w:r>
      </w:ins>
      <w:r w:rsidRPr="00381C36">
        <w:rPr>
          <w:rFonts w:eastAsia="Times New Roman"/>
          <w:b/>
          <w:lang w:val="ca-ES"/>
        </w:rPr>
        <w:t>udg.edu</w:t>
      </w:r>
    </w:p>
    <w:p w:rsidR="00381C36" w:rsidRPr="009F49CF" w:rsidRDefault="00381C36" w:rsidP="00381C36">
      <w:pPr>
        <w:pStyle w:val="Ttulo1"/>
        <w:rPr>
          <w:lang w:val="es-ES"/>
        </w:rPr>
      </w:pPr>
      <w:r w:rsidRPr="00381C36">
        <w:rPr>
          <w:lang w:val="ca-ES"/>
        </w:rPr>
        <w:br w:type="page"/>
      </w:r>
      <w:bookmarkStart w:id="48" w:name="_Toc263771933"/>
      <w:r w:rsidRPr="00381C36">
        <w:rPr>
          <w:lang w:val="ca-ES"/>
        </w:rPr>
        <w:lastRenderedPageBreak/>
        <w:t>E</w:t>
      </w:r>
      <w:bookmarkStart w:id="49" w:name="els-menús"/>
      <w:bookmarkEnd w:id="49"/>
      <w:r w:rsidRPr="00381C36">
        <w:rPr>
          <w:lang w:val="ca-ES"/>
        </w:rPr>
        <w:t>ls menús</w:t>
      </w:r>
      <w:bookmarkEnd w:id="48"/>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Des de la barra de menús, trobem diferents opcions: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50" w:author="Ester" w:date="2010-06-09T13:57:00Z">
            <w:rPr/>
          </w:rPrChange>
        </w:rPr>
        <w:instrText>HYPERLINK \l "menuFitxer"</w:instrText>
      </w:r>
      <w:r w:rsidR="001A54F1">
        <w:fldChar w:fldCharType="separate"/>
      </w:r>
      <w:r w:rsidRPr="00381C36">
        <w:rPr>
          <w:rFonts w:eastAsia="Times New Roman"/>
          <w:u w:val="single"/>
          <w:lang w:val="ca-ES"/>
        </w:rPr>
        <w:t>Menú fitxer</w:t>
      </w:r>
      <w:r w:rsidR="001A54F1">
        <w:fldChar w:fldCharType="end"/>
      </w:r>
    </w:p>
    <w:p w:rsidR="00381C36" w:rsidRPr="00381C36" w:rsidRDefault="00381C36" w:rsidP="00381C36">
      <w:pPr>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51" w:author="Ester" w:date="2010-06-09T13:57:00Z">
            <w:rPr/>
          </w:rPrChange>
        </w:rPr>
        <w:instrText>HYPERLINK \l "VisualizationMenu"</w:instrText>
      </w:r>
      <w:r w:rsidR="001A54F1">
        <w:fldChar w:fldCharType="separate"/>
      </w:r>
      <w:r w:rsidRPr="00381C36">
        <w:rPr>
          <w:rFonts w:eastAsia="Times New Roman"/>
          <w:u w:val="single"/>
          <w:lang w:val="ca-ES"/>
        </w:rPr>
        <w:t>Menú visualització</w:t>
      </w:r>
      <w:r w:rsidR="001A54F1">
        <w:fldChar w:fldCharType="end"/>
      </w:r>
    </w:p>
    <w:p w:rsidR="00381C36" w:rsidRPr="00381C36" w:rsidRDefault="00381C36" w:rsidP="00381C36">
      <w:pPr>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52" w:author="Ester" w:date="2010-06-09T13:57:00Z">
            <w:rPr/>
          </w:rPrChange>
        </w:rPr>
        <w:instrText>HYPERLINK \l "ToolsMenu"</w:instrText>
      </w:r>
      <w:r w:rsidR="001A54F1">
        <w:fldChar w:fldCharType="separate"/>
      </w:r>
      <w:r w:rsidRPr="00381C36">
        <w:rPr>
          <w:rFonts w:eastAsia="Times New Roman"/>
          <w:u w:val="single"/>
          <w:lang w:val="ca-ES"/>
        </w:rPr>
        <w:t>Menú d'eines</w:t>
      </w:r>
      <w:r w:rsidR="001A54F1">
        <w:fldChar w:fldCharType="end"/>
      </w:r>
    </w:p>
    <w:p w:rsidR="00381C36" w:rsidRPr="00381C36" w:rsidRDefault="00381C36" w:rsidP="00381C36">
      <w:pPr>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53" w:author="Ester" w:date="2010-06-09T13:57:00Z">
            <w:rPr/>
          </w:rPrChange>
        </w:rPr>
        <w:instrText>HYPERLINK \l "WindowMenu"</w:instrText>
      </w:r>
      <w:r w:rsidR="001A54F1">
        <w:fldChar w:fldCharType="separate"/>
      </w:r>
      <w:r w:rsidRPr="00381C36">
        <w:rPr>
          <w:rFonts w:eastAsia="Times New Roman"/>
          <w:u w:val="single"/>
          <w:lang w:val="ca-ES"/>
        </w:rPr>
        <w:t>Menú finestra</w:t>
      </w:r>
      <w:r w:rsidR="001A54F1">
        <w:fldChar w:fldCharType="end"/>
      </w:r>
    </w:p>
    <w:p w:rsidR="00381C36" w:rsidRPr="00381C36" w:rsidRDefault="00381C36" w:rsidP="00381C36">
      <w:pPr>
        <w:rPr>
          <w:lang w:val="ca-ES"/>
        </w:rPr>
      </w:pPr>
      <w:r w:rsidRPr="00381C36">
        <w:rPr>
          <w:rFonts w:eastAsia="Times New Roman"/>
          <w:lang w:val="ca-ES"/>
        </w:rPr>
        <w:t xml:space="preserve">- </w:t>
      </w:r>
      <w:r w:rsidR="001A54F1">
        <w:fldChar w:fldCharType="begin"/>
      </w:r>
      <w:r w:rsidR="001A54F1" w:rsidRPr="001A54F1">
        <w:rPr>
          <w:lang w:val="es-ES"/>
          <w:rPrChange w:id="54" w:author="Ester" w:date="2010-06-09T13:57:00Z">
            <w:rPr/>
          </w:rPrChange>
        </w:rPr>
        <w:instrText>HYPERLINK \l "HelpMenu"</w:instrText>
      </w:r>
      <w:r w:rsidR="001A54F1">
        <w:fldChar w:fldCharType="separate"/>
      </w:r>
      <w:r w:rsidRPr="00381C36">
        <w:rPr>
          <w:rFonts w:eastAsia="Times New Roman"/>
          <w:u w:val="single"/>
          <w:lang w:val="ca-ES"/>
        </w:rPr>
        <w:t>Menú ajuda</w:t>
      </w:r>
      <w:r w:rsidR="001A54F1">
        <w:fldChar w:fldCharType="end"/>
      </w:r>
    </w:p>
    <w:p w:rsidR="00381C36" w:rsidRPr="00381C36" w:rsidRDefault="00381C36" w:rsidP="00381C36">
      <w:pPr>
        <w:pStyle w:val="Ttulo2"/>
        <w:rPr>
          <w:lang w:val="ca-ES"/>
        </w:rPr>
      </w:pPr>
      <w:r w:rsidRPr="00381C36">
        <w:rPr>
          <w:lang w:val="ca-ES"/>
        </w:rPr>
        <w:br w:type="page"/>
      </w:r>
      <w:bookmarkStart w:id="55" w:name="_Toc263771934"/>
      <w:r w:rsidRPr="00381C36">
        <w:rPr>
          <w:lang w:val="ca-ES"/>
        </w:rPr>
        <w:lastRenderedPageBreak/>
        <w:t>M</w:t>
      </w:r>
      <w:bookmarkStart w:id="56" w:name="menuFitxer"/>
      <w:bookmarkEnd w:id="56"/>
      <w:r w:rsidRPr="00381C36">
        <w:rPr>
          <w:lang w:val="ca-ES"/>
        </w:rPr>
        <w:t>enú fitxer</w:t>
      </w:r>
      <w:bookmarkEnd w:id="55"/>
    </w:p>
    <w:p w:rsidR="00381C36" w:rsidRPr="00381C36" w:rsidRDefault="00381C36" w:rsidP="00381C36">
      <w:pPr>
        <w:rPr>
          <w:rFonts w:eastAsia="Times New Roman"/>
          <w:lang w:val="ca-ES"/>
        </w:rPr>
      </w:pPr>
    </w:p>
    <w:p w:rsidR="00381C36" w:rsidRPr="00381C36" w:rsidRDefault="00381C36" w:rsidP="00381C36">
      <w:pPr>
        <w:jc w:val="both"/>
        <w:rPr>
          <w:rFonts w:eastAsia="Times New Roman"/>
          <w:lang w:val="ca-ES"/>
        </w:rPr>
      </w:pPr>
      <w:r w:rsidRPr="00381C36">
        <w:rPr>
          <w:rFonts w:eastAsia="Times New Roman"/>
          <w:lang w:val="ca-ES"/>
        </w:rPr>
        <w:t>Menú des d'on es pot obrir una altra instància d'Starviewer, veure els estudis guardats a la base de dades local, accedir a un PACS, obrir un arxiu DICOMDIR (CD,DVD, USB...), obrir fitxers que no estiguin en format DICOM, obrir directoris on hi hagi guardat un o més estudis... o bé tancar una pestanya oberta o sortir de l'aplicació.</w:t>
      </w:r>
    </w:p>
    <w:p w:rsidR="00381C36" w:rsidRPr="00381C36" w:rsidRDefault="00381C36" w:rsidP="00381C36">
      <w:pPr>
        <w:jc w:val="both"/>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3381375" cy="2343150"/>
            <wp:effectExtent l="19050" t="0" r="9525" b="0"/>
            <wp:docPr id="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381375" cy="2343150"/>
                    </a:xfrm>
                    <a:prstGeom prst="rect">
                      <a:avLst/>
                    </a:prstGeom>
                    <a:noFill/>
                    <a:ln w="9525">
                      <a:noFill/>
                      <a:miter lim="800000"/>
                      <a:headEnd/>
                      <a:tailEnd/>
                    </a:ln>
                  </pic:spPr>
                </pic:pic>
              </a:graphicData>
            </a:graphic>
          </wp:inline>
        </w:drawing>
      </w:r>
    </w:p>
    <w:p w:rsidR="00381C36" w:rsidRPr="00381C36" w:rsidRDefault="00381C36" w:rsidP="00381C36">
      <w:pPr>
        <w:jc w:val="both"/>
        <w:rPr>
          <w:rFonts w:eastAsia="Times New Roman"/>
          <w:lang w:val="ca-ES"/>
        </w:rPr>
      </w:pPr>
    </w:p>
    <w:p w:rsidR="00381C36" w:rsidRPr="00381C36" w:rsidRDefault="00381C36" w:rsidP="00381C36">
      <w:pPr>
        <w:jc w:val="both"/>
        <w:rPr>
          <w:rFonts w:eastAsia="Times New Roman"/>
          <w:lang w:val="ca-ES"/>
        </w:rPr>
      </w:pPr>
    </w:p>
    <w:p w:rsidR="00381C36" w:rsidRPr="00381C36" w:rsidRDefault="00381C36" w:rsidP="00381C36">
      <w:pPr>
        <w:jc w:val="both"/>
        <w:rPr>
          <w:rFonts w:eastAsia="Times New Roman"/>
          <w:b/>
          <w:lang w:val="ca-ES"/>
        </w:rPr>
      </w:pPr>
      <w:r w:rsidRPr="00381C36">
        <w:rPr>
          <w:rFonts w:eastAsia="Times New Roman"/>
          <w:b/>
          <w:lang w:val="ca-ES"/>
        </w:rPr>
        <w:t>Nou:</w:t>
      </w:r>
      <w:r w:rsidRPr="00381C36">
        <w:rPr>
          <w:rFonts w:eastAsia="Times New Roman"/>
          <w:lang w:val="ca-ES"/>
        </w:rPr>
        <w:t xml:space="preserve"> Permet obrir una altra instància d'Starviewer. Tecla d'accés ràpid: </w:t>
      </w:r>
      <w:r w:rsidRPr="00381C36">
        <w:rPr>
          <w:rFonts w:eastAsia="Times New Roman"/>
          <w:b/>
          <w:lang w:val="ca-ES"/>
        </w:rPr>
        <w:t>Ctrl+N.</w:t>
      </w:r>
    </w:p>
    <w:p w:rsidR="00381C36" w:rsidRPr="00381C36" w:rsidRDefault="00381C36" w:rsidP="00381C36">
      <w:pPr>
        <w:jc w:val="both"/>
        <w:rPr>
          <w:rFonts w:eastAsia="Times New Roman"/>
          <w:b/>
          <w:lang w:val="ca-ES"/>
        </w:rPr>
      </w:pPr>
      <w:r w:rsidRPr="00381C36">
        <w:rPr>
          <w:rFonts w:eastAsia="Times New Roman"/>
          <w:b/>
          <w:lang w:val="ca-ES"/>
        </w:rPr>
        <w:t>Local Database Studies:</w:t>
      </w:r>
      <w:r w:rsidRPr="00381C36">
        <w:rPr>
          <w:rFonts w:eastAsia="Times New Roman"/>
          <w:lang w:val="ca-ES"/>
        </w:rPr>
        <w:t xml:space="preserve"> Permet consultar i obrir estudis que s'hagin descarregat a la base de dades local (a l'ordinador). Tecla d'accés ràpid: </w:t>
      </w:r>
      <w:r w:rsidRPr="00381C36">
        <w:rPr>
          <w:rFonts w:eastAsia="Times New Roman"/>
          <w:b/>
          <w:lang w:val="ca-ES"/>
        </w:rPr>
        <w:t>Ctrl+L.</w:t>
      </w:r>
    </w:p>
    <w:p w:rsidR="00381C36" w:rsidRPr="00381C36" w:rsidRDefault="00381C36" w:rsidP="00381C36">
      <w:pPr>
        <w:jc w:val="both"/>
        <w:rPr>
          <w:rFonts w:eastAsia="Times New Roman"/>
          <w:lang w:val="ca-ES"/>
        </w:rPr>
      </w:pPr>
      <w:r w:rsidRPr="00381C36">
        <w:rPr>
          <w:rFonts w:eastAsia="Times New Roman"/>
          <w:b/>
          <w:lang w:val="ca-ES"/>
        </w:rPr>
        <w:t>PACS:</w:t>
      </w:r>
      <w:r w:rsidRPr="00381C36">
        <w:rPr>
          <w:rFonts w:eastAsia="Times New Roman"/>
          <w:lang w:val="ca-ES"/>
        </w:rPr>
        <w:t xml:space="preserve"> Permet consultar un PACS, descarregar i visualitzar estudis. Tecla d'accés ràpid: </w:t>
      </w:r>
      <w:r w:rsidRPr="00381C36">
        <w:rPr>
          <w:rFonts w:eastAsia="Times New Roman"/>
          <w:b/>
          <w:lang w:val="ca-ES"/>
        </w:rPr>
        <w:t>Ctrl+P.</w:t>
      </w:r>
    </w:p>
    <w:p w:rsidR="00381C36" w:rsidRPr="00381C36" w:rsidRDefault="00381C36" w:rsidP="00381C36">
      <w:pPr>
        <w:jc w:val="both"/>
        <w:rPr>
          <w:rFonts w:eastAsia="Times New Roman"/>
          <w:b/>
          <w:lang w:val="ca-ES"/>
        </w:rPr>
      </w:pPr>
      <w:r w:rsidRPr="00381C36">
        <w:rPr>
          <w:rFonts w:eastAsia="Times New Roman"/>
          <w:b/>
          <w:lang w:val="ca-ES"/>
        </w:rPr>
        <w:t>Obrir DICOMDIR:</w:t>
      </w:r>
      <w:r w:rsidRPr="00381C36">
        <w:rPr>
          <w:rFonts w:eastAsia="Times New Roman"/>
          <w:lang w:val="ca-ES"/>
        </w:rPr>
        <w:t xml:space="preserve"> Permet obrir fitxers de pacients que estiguin guardats en un altre lloc (carpeta de l'usuari, CD, DVD, memòria externa, USB....). Tecla d'accés ràpid. </w:t>
      </w:r>
      <w:r w:rsidRPr="00381C36">
        <w:rPr>
          <w:rFonts w:eastAsia="Times New Roman"/>
          <w:b/>
          <w:lang w:val="ca-ES"/>
        </w:rPr>
        <w:t>Ctrl+D.</w:t>
      </w:r>
    </w:p>
    <w:p w:rsidR="00381C36" w:rsidRPr="00381C36" w:rsidRDefault="00381C36" w:rsidP="00381C36">
      <w:pPr>
        <w:jc w:val="both"/>
        <w:rPr>
          <w:rFonts w:eastAsia="Times New Roman"/>
          <w:b/>
          <w:lang w:val="ca-ES"/>
        </w:rPr>
      </w:pPr>
      <w:r w:rsidRPr="00381C36">
        <w:rPr>
          <w:rFonts w:eastAsia="Times New Roman"/>
          <w:b/>
          <w:lang w:val="ca-ES"/>
        </w:rPr>
        <w:t>Obrir:</w:t>
      </w:r>
      <w:r w:rsidRPr="00381C36">
        <w:rPr>
          <w:rFonts w:eastAsia="Times New Roman"/>
          <w:lang w:val="ca-ES"/>
        </w:rPr>
        <w:t xml:space="preserve"> Permet obrir estudis que no estiguin en format DICOM, com ara un MHD,... Tecla d'accés ràpid: </w:t>
      </w:r>
      <w:r w:rsidRPr="00381C36">
        <w:rPr>
          <w:rFonts w:eastAsia="Times New Roman"/>
          <w:b/>
          <w:lang w:val="ca-ES"/>
        </w:rPr>
        <w:t>Ctrl+D.</w:t>
      </w:r>
    </w:p>
    <w:p w:rsidR="00381C36" w:rsidRPr="00381C36" w:rsidRDefault="00381C36" w:rsidP="00381C36">
      <w:pPr>
        <w:jc w:val="both"/>
        <w:rPr>
          <w:rFonts w:eastAsia="Times New Roman"/>
          <w:b/>
          <w:lang w:val="ca-ES"/>
        </w:rPr>
      </w:pPr>
      <w:r w:rsidRPr="00381C36">
        <w:rPr>
          <w:rFonts w:eastAsia="Times New Roman"/>
          <w:b/>
          <w:lang w:val="ca-ES"/>
        </w:rPr>
        <w:t>Obrir els fitxers d'un directori...:</w:t>
      </w:r>
      <w:r w:rsidRPr="00381C36">
        <w:rPr>
          <w:rFonts w:eastAsia="Times New Roman"/>
          <w:lang w:val="ca-ES"/>
        </w:rPr>
        <w:t xml:space="preserve"> Obre tots els fitxers que estiguin dins d'una mateixa carpeta. Tecla d'accés ràpid: </w:t>
      </w:r>
      <w:r w:rsidRPr="00381C36">
        <w:rPr>
          <w:rFonts w:eastAsia="Times New Roman"/>
          <w:b/>
          <w:lang w:val="ca-ES"/>
        </w:rPr>
        <w:t>Ctrl+Shift+D.</w:t>
      </w:r>
    </w:p>
    <w:p w:rsidR="00381C36" w:rsidRPr="00381C36" w:rsidRDefault="00381C36" w:rsidP="00381C36">
      <w:pPr>
        <w:jc w:val="both"/>
        <w:rPr>
          <w:rFonts w:eastAsia="Times New Roman"/>
          <w:b/>
          <w:lang w:val="ca-ES"/>
        </w:rPr>
      </w:pPr>
      <w:r w:rsidRPr="00381C36">
        <w:rPr>
          <w:rFonts w:eastAsia="Times New Roman"/>
          <w:b/>
          <w:lang w:val="ca-ES"/>
        </w:rPr>
        <w:t xml:space="preserve">Tancar: </w:t>
      </w:r>
      <w:r w:rsidRPr="00381C36">
        <w:rPr>
          <w:rFonts w:eastAsia="Times New Roman"/>
          <w:lang w:val="ca-ES"/>
        </w:rPr>
        <w:t xml:space="preserve">Tanca la pestanya actual. Tecla d'accés ràpid: </w:t>
      </w:r>
      <w:r w:rsidRPr="00381C36">
        <w:rPr>
          <w:rFonts w:eastAsia="Times New Roman"/>
          <w:b/>
          <w:lang w:val="ca-ES"/>
        </w:rPr>
        <w:t>Ctrl+F4.</w:t>
      </w:r>
    </w:p>
    <w:p w:rsidR="00381C36" w:rsidRPr="00381C36" w:rsidRDefault="00381C36" w:rsidP="00381C36">
      <w:pPr>
        <w:jc w:val="both"/>
        <w:rPr>
          <w:rFonts w:eastAsia="Times New Roman"/>
          <w:b/>
          <w:lang w:val="ca-ES"/>
        </w:rPr>
      </w:pPr>
      <w:r w:rsidRPr="00381C36">
        <w:rPr>
          <w:rFonts w:eastAsia="Times New Roman"/>
          <w:b/>
          <w:lang w:val="ca-ES"/>
        </w:rPr>
        <w:t>Sortir:</w:t>
      </w:r>
      <w:r w:rsidRPr="00381C36">
        <w:rPr>
          <w:rFonts w:eastAsia="Times New Roman"/>
          <w:lang w:val="ca-ES"/>
        </w:rPr>
        <w:t xml:space="preserve"> Tanca l'aplicació. Tecla d'accés ràpid:</w:t>
      </w:r>
      <w:r w:rsidRPr="00381C36">
        <w:rPr>
          <w:rFonts w:eastAsia="Times New Roman"/>
          <w:b/>
          <w:lang w:val="ca-ES"/>
        </w:rPr>
        <w:t xml:space="preserve"> Ctrl+Q.</w:t>
      </w:r>
    </w:p>
    <w:p w:rsidR="00381C36" w:rsidRPr="00381C36" w:rsidRDefault="00381C36" w:rsidP="00381C36">
      <w:pPr>
        <w:jc w:val="both"/>
        <w:rPr>
          <w:rFonts w:eastAsia="Times New Roman"/>
          <w:lang w:val="ca-ES"/>
        </w:rPr>
      </w:pPr>
    </w:p>
    <w:p w:rsidR="00381C36" w:rsidRPr="00381C36" w:rsidRDefault="00381C36" w:rsidP="00381C36">
      <w:pPr>
        <w:jc w:val="both"/>
        <w:rPr>
          <w:rFonts w:eastAsia="Times New Roman"/>
          <w:lang w:val="ca-ES"/>
        </w:rPr>
      </w:pPr>
    </w:p>
    <w:p w:rsidR="00381C36" w:rsidRPr="00381C36" w:rsidRDefault="00381C36" w:rsidP="00381C36">
      <w:pPr>
        <w:pStyle w:val="Ttulo2"/>
        <w:rPr>
          <w:lang w:val="ca-ES"/>
        </w:rPr>
      </w:pPr>
      <w:r w:rsidRPr="00381C36">
        <w:rPr>
          <w:lang w:val="ca-ES"/>
        </w:rPr>
        <w:br w:type="page"/>
      </w:r>
      <w:bookmarkStart w:id="57" w:name="_Toc263771935"/>
      <w:r w:rsidRPr="00381C36">
        <w:rPr>
          <w:lang w:val="ca-ES"/>
        </w:rPr>
        <w:lastRenderedPageBreak/>
        <w:t>M</w:t>
      </w:r>
      <w:bookmarkStart w:id="58" w:name="VisualizationMenu"/>
      <w:bookmarkEnd w:id="58"/>
      <w:r w:rsidRPr="00381C36">
        <w:rPr>
          <w:lang w:val="ca-ES"/>
        </w:rPr>
        <w:t>enú visualització</w:t>
      </w:r>
      <w:bookmarkEnd w:id="57"/>
    </w:p>
    <w:p w:rsidR="00381C36" w:rsidRPr="00381C36" w:rsidRDefault="00381C36" w:rsidP="00381C36">
      <w:pPr>
        <w:rPr>
          <w:rFonts w:eastAsia="Times New Roman"/>
          <w:lang w:val="ca-ES"/>
        </w:rPr>
      </w:pPr>
    </w:p>
    <w:p w:rsidR="00381C36" w:rsidRPr="00381C36" w:rsidRDefault="00381C36" w:rsidP="00381C36">
      <w:pPr>
        <w:tabs>
          <w:tab w:val="left" w:pos="3060"/>
        </w:tabs>
        <w:jc w:val="both"/>
        <w:rPr>
          <w:rFonts w:eastAsia="Times New Roman"/>
          <w:lang w:val="ca-ES"/>
        </w:rPr>
      </w:pPr>
    </w:p>
    <w:p w:rsidR="00381C36" w:rsidRPr="00381C36" w:rsidRDefault="00381C36" w:rsidP="00381C36">
      <w:pPr>
        <w:tabs>
          <w:tab w:val="left" w:pos="3060"/>
        </w:tabs>
        <w:jc w:val="both"/>
        <w:rPr>
          <w:rFonts w:eastAsia="Times New Roman"/>
          <w:lang w:val="ca-ES"/>
        </w:rPr>
      </w:pPr>
      <w:r w:rsidRPr="00381C36">
        <w:rPr>
          <w:rFonts w:eastAsia="Times New Roman"/>
          <w:lang w:val="ca-ES"/>
        </w:rPr>
        <w:t>Un cop obert un estudi, es pot escollir entre diferents tipus de visualitzadors per tal de mostrar els estudis del pacient, o extensions per utilitzar diferents recursos:</w:t>
      </w:r>
    </w:p>
    <w:p w:rsidR="00381C36" w:rsidRPr="00381C36" w:rsidRDefault="00381C36" w:rsidP="00381C36">
      <w:pPr>
        <w:tabs>
          <w:tab w:val="left" w:pos="3060"/>
        </w:tabs>
        <w:jc w:val="both"/>
        <w:rPr>
          <w:rFonts w:eastAsia="Times New Roman"/>
          <w:lang w:val="ca-ES"/>
        </w:rPr>
      </w:pPr>
    </w:p>
    <w:p w:rsidR="00381C36" w:rsidRPr="00381C36" w:rsidRDefault="00381C36" w:rsidP="00381C36">
      <w:pPr>
        <w:tabs>
          <w:tab w:val="left" w:pos="3060"/>
        </w:tabs>
        <w:jc w:val="both"/>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59" w:author="Ester" w:date="2010-06-09T13:57:00Z">
            <w:rPr/>
          </w:rPrChange>
        </w:rPr>
        <w:instrText>HYPERLINK \l "visor-2d"</w:instrText>
      </w:r>
      <w:r w:rsidR="001A54F1">
        <w:fldChar w:fldCharType="separate"/>
      </w:r>
      <w:r w:rsidRPr="00381C36">
        <w:rPr>
          <w:rFonts w:eastAsia="Times New Roman"/>
          <w:color w:val="0000FF"/>
          <w:u w:val="single"/>
          <w:lang w:val="ca-ES"/>
        </w:rPr>
        <w:t>Visor 2D (per defecte quan s'escull un estudi)</w:t>
      </w:r>
      <w:r w:rsidR="001A54F1">
        <w:fldChar w:fldCharType="end"/>
      </w:r>
    </w:p>
    <w:p w:rsidR="00381C36" w:rsidRPr="00381C36" w:rsidRDefault="001A54F1" w:rsidP="00381C36">
      <w:pPr>
        <w:tabs>
          <w:tab w:val="left" w:pos="3060"/>
        </w:tabs>
        <w:jc w:val="both"/>
        <w:rPr>
          <w:rFonts w:eastAsia="Times New Roman"/>
          <w:lang w:val="ca-ES"/>
        </w:rPr>
      </w:pPr>
      <w:r>
        <w:fldChar w:fldCharType="begin"/>
      </w:r>
      <w:r w:rsidRPr="001A54F1">
        <w:rPr>
          <w:lang w:val="es-ES"/>
          <w:rPrChange w:id="60" w:author="Ester" w:date="2010-06-09T13:57:00Z">
            <w:rPr/>
          </w:rPrChange>
        </w:rPr>
        <w:instrText>HYPERLINK \l "visor-mpr-2d"</w:instrText>
      </w:r>
      <w:r>
        <w:fldChar w:fldCharType="separate"/>
      </w:r>
      <w:r w:rsidR="00381C36" w:rsidRPr="00381C36">
        <w:rPr>
          <w:rFonts w:eastAsia="Times New Roman"/>
          <w:color w:val="0000FF"/>
          <w:u w:val="single"/>
          <w:lang w:val="ca-ES"/>
        </w:rPr>
        <w:t>- Visor MPR 2D</w:t>
      </w:r>
      <w:r>
        <w:fldChar w:fldCharType="end"/>
      </w:r>
    </w:p>
    <w:p w:rsidR="00381C36" w:rsidRPr="00381C36" w:rsidRDefault="001A54F1" w:rsidP="00381C36">
      <w:pPr>
        <w:tabs>
          <w:tab w:val="left" w:pos="3060"/>
        </w:tabs>
        <w:jc w:val="both"/>
        <w:rPr>
          <w:rFonts w:eastAsia="Times New Roman"/>
          <w:lang w:val="ca-ES"/>
        </w:rPr>
      </w:pPr>
      <w:r>
        <w:fldChar w:fldCharType="begin"/>
      </w:r>
      <w:r w:rsidRPr="001A54F1">
        <w:rPr>
          <w:lang w:val="es-ES"/>
          <w:rPrChange w:id="61" w:author="Ester" w:date="2010-06-09T13:57:00Z">
            <w:rPr/>
          </w:rPrChange>
        </w:rPr>
        <w:instrText>HYPERLINK \l "visor-3d"</w:instrText>
      </w:r>
      <w:r>
        <w:fldChar w:fldCharType="separate"/>
      </w:r>
      <w:r w:rsidR="00381C36" w:rsidRPr="00381C36">
        <w:rPr>
          <w:rFonts w:eastAsia="Times New Roman"/>
          <w:color w:val="0000FF"/>
          <w:u w:val="single"/>
          <w:lang w:val="ca-ES"/>
        </w:rPr>
        <w:t>- Visualitzador 3D</w:t>
      </w:r>
      <w:r>
        <w:fldChar w:fldCharType="end"/>
      </w:r>
    </w:p>
    <w:p w:rsidR="00381C36" w:rsidRPr="00381C36" w:rsidRDefault="001A54F1" w:rsidP="00381C36">
      <w:pPr>
        <w:tabs>
          <w:tab w:val="left" w:pos="3060"/>
        </w:tabs>
        <w:jc w:val="both"/>
        <w:rPr>
          <w:rFonts w:eastAsia="Times New Roman"/>
          <w:lang w:val="ca-ES"/>
        </w:rPr>
      </w:pPr>
      <w:r>
        <w:fldChar w:fldCharType="begin"/>
      </w:r>
      <w:r w:rsidRPr="001A54F1">
        <w:rPr>
          <w:lang w:val="es-ES"/>
          <w:rPrChange w:id="62" w:author="Ester" w:date="2010-06-09T13:57:00Z">
            <w:rPr/>
          </w:rPrChange>
        </w:rPr>
        <w:instrText>HYPERLINK \l "impressió"</w:instrText>
      </w:r>
      <w:r>
        <w:fldChar w:fldCharType="separate"/>
      </w:r>
      <w:r w:rsidR="00381C36" w:rsidRPr="00381C36">
        <w:rPr>
          <w:rFonts w:eastAsia="Times New Roman"/>
          <w:color w:val="0000FF"/>
          <w:u w:val="single"/>
          <w:lang w:val="ca-ES"/>
        </w:rPr>
        <w:t>- DICOMPrint</w:t>
      </w:r>
      <w:r>
        <w:fldChar w:fldCharType="end"/>
      </w:r>
    </w:p>
    <w:p w:rsidR="00381C36" w:rsidRPr="00381C36" w:rsidRDefault="00381C36" w:rsidP="00381C36">
      <w:pPr>
        <w:tabs>
          <w:tab w:val="left" w:pos="3060"/>
        </w:tabs>
        <w:rPr>
          <w:rFonts w:eastAsia="Times New Roman"/>
          <w:lang w:val="ca-ES"/>
        </w:rPr>
      </w:pPr>
    </w:p>
    <w:p w:rsidR="00381C36" w:rsidRPr="00381C36" w:rsidRDefault="00381C36" w:rsidP="00381C36">
      <w:pPr>
        <w:tabs>
          <w:tab w:val="left" w:pos="3060"/>
        </w:tabs>
        <w:jc w:val="center"/>
        <w:rPr>
          <w:rFonts w:eastAsia="Times New Roman"/>
          <w:lang w:val="ca-ES"/>
        </w:rPr>
      </w:pPr>
      <w:r w:rsidRPr="00381C36">
        <w:rPr>
          <w:rFonts w:ascii="Times New Roman" w:eastAsia="Times New Roman" w:hAnsi="Times New Roman"/>
          <w:noProof/>
          <w:lang w:val="es-ES"/>
        </w:rPr>
        <w:drawing>
          <wp:inline distT="0" distB="0" distL="0" distR="0">
            <wp:extent cx="1914525" cy="1333500"/>
            <wp:effectExtent l="19050" t="0" r="9525" b="0"/>
            <wp:docPr id="1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914525" cy="1333500"/>
                    </a:xfrm>
                    <a:prstGeom prst="rect">
                      <a:avLst/>
                    </a:prstGeom>
                    <a:noFill/>
                    <a:ln w="9525">
                      <a:noFill/>
                      <a:miter lim="800000"/>
                      <a:headEnd/>
                      <a:tailEnd/>
                    </a:ln>
                  </pic:spPr>
                </pic:pic>
              </a:graphicData>
            </a:graphic>
          </wp:inline>
        </w:drawing>
      </w:r>
    </w:p>
    <w:p w:rsidR="00381C36" w:rsidRPr="00381C36" w:rsidRDefault="00381C36" w:rsidP="00381C36">
      <w:pPr>
        <w:tabs>
          <w:tab w:val="left" w:pos="3060"/>
        </w:tabs>
        <w:jc w:val="both"/>
        <w:rPr>
          <w:rFonts w:eastAsia="Times New Roman"/>
          <w:lang w:val="ca-ES"/>
        </w:rPr>
      </w:pPr>
    </w:p>
    <w:p w:rsidR="00381C36" w:rsidRPr="00381C36" w:rsidRDefault="00381C36" w:rsidP="00381C36">
      <w:pPr>
        <w:tabs>
          <w:tab w:val="left" w:pos="3060"/>
        </w:tabs>
        <w:jc w:val="both"/>
        <w:rPr>
          <w:rFonts w:eastAsia="Times New Roman"/>
          <w:lang w:val="ca-ES"/>
        </w:rPr>
      </w:pPr>
      <w:r w:rsidRPr="00381C36">
        <w:rPr>
          <w:rFonts w:eastAsia="Times New Roman"/>
          <w:lang w:val="ca-ES"/>
        </w:rPr>
        <w:t xml:space="preserve">Per escollir un dels visualitzadors, només cal seleccionar l'element de dins el menú </w:t>
      </w:r>
      <w:r w:rsidRPr="00381C36">
        <w:rPr>
          <w:rFonts w:eastAsia="Times New Roman"/>
          <w:b/>
          <w:lang w:val="ca-ES"/>
        </w:rPr>
        <w:t>Visualització</w:t>
      </w:r>
      <w:r w:rsidRPr="00381C36">
        <w:rPr>
          <w:rFonts w:eastAsia="Times New Roman"/>
          <w:lang w:val="ca-ES"/>
        </w:rPr>
        <w:t>. Apareix una nova pestanya amb el nou visualitzador escollit.</w:t>
      </w:r>
    </w:p>
    <w:p w:rsidR="00381C36" w:rsidRPr="00381C36" w:rsidRDefault="00381C36" w:rsidP="00381C36">
      <w:pPr>
        <w:tabs>
          <w:tab w:val="left" w:pos="3060"/>
        </w:tabs>
        <w:jc w:val="both"/>
        <w:rPr>
          <w:rFonts w:eastAsia="Times New Roman"/>
          <w:lang w:val="ca-ES"/>
        </w:rPr>
      </w:pPr>
    </w:p>
    <w:p w:rsidR="00381C36" w:rsidRPr="00381C36" w:rsidRDefault="00381C36" w:rsidP="00381C36">
      <w:pPr>
        <w:tabs>
          <w:tab w:val="left" w:pos="3060"/>
        </w:tabs>
        <w:jc w:val="both"/>
        <w:rPr>
          <w:rFonts w:eastAsia="Times New Roman"/>
          <w:lang w:val="ca-ES"/>
        </w:rPr>
      </w:pPr>
      <w:r w:rsidRPr="00381C36">
        <w:rPr>
          <w:rFonts w:eastAsia="Times New Roman"/>
          <w:lang w:val="ca-ES"/>
        </w:rPr>
        <w:t>Per tancar algun dels visualitzadors que hi ha oberts a l'aplicació, cal anar al peu de la finestra i seleccionar la creu amb el recuadre vermell del visualitzador que es vulgui tancar.</w:t>
      </w:r>
    </w:p>
    <w:p w:rsidR="00381C36" w:rsidRPr="00381C36" w:rsidRDefault="00381C36" w:rsidP="00381C36">
      <w:pPr>
        <w:tabs>
          <w:tab w:val="left" w:pos="3060"/>
        </w:tabs>
        <w:jc w:val="both"/>
        <w:rPr>
          <w:rFonts w:eastAsia="Times New Roman"/>
          <w:lang w:val="ca-ES"/>
        </w:rPr>
      </w:pPr>
    </w:p>
    <w:p w:rsidR="00381C36" w:rsidRPr="00381C36" w:rsidRDefault="00381C36" w:rsidP="00381C36">
      <w:pPr>
        <w:tabs>
          <w:tab w:val="left" w:pos="3060"/>
        </w:tabs>
        <w:jc w:val="center"/>
        <w:rPr>
          <w:rFonts w:eastAsia="Times New Roman"/>
          <w:lang w:val="ca-ES"/>
        </w:rPr>
      </w:pPr>
      <w:r w:rsidRPr="00381C36">
        <w:rPr>
          <w:rFonts w:ascii="Times New Roman" w:eastAsia="Times New Roman" w:hAnsi="Times New Roman"/>
          <w:noProof/>
          <w:lang w:val="es-ES"/>
        </w:rPr>
        <w:drawing>
          <wp:inline distT="0" distB="0" distL="0" distR="0">
            <wp:extent cx="4143375" cy="342900"/>
            <wp:effectExtent l="19050" t="0" r="9525" b="0"/>
            <wp:docPr id="17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143375" cy="342900"/>
                    </a:xfrm>
                    <a:prstGeom prst="rect">
                      <a:avLst/>
                    </a:prstGeom>
                    <a:noFill/>
                    <a:ln w="9525">
                      <a:noFill/>
                      <a:miter lim="800000"/>
                      <a:headEnd/>
                      <a:tailEnd/>
                    </a:ln>
                  </pic:spPr>
                </pic:pic>
              </a:graphicData>
            </a:graphic>
          </wp:inline>
        </w:drawing>
      </w:r>
    </w:p>
    <w:p w:rsidR="00381C36" w:rsidRPr="00381C36" w:rsidRDefault="00381C36" w:rsidP="00381C36">
      <w:pPr>
        <w:tabs>
          <w:tab w:val="left" w:pos="3060"/>
        </w:tabs>
        <w:jc w:val="center"/>
        <w:rPr>
          <w:rFonts w:eastAsia="Times New Roman"/>
          <w:lang w:val="ca-ES"/>
        </w:rPr>
      </w:pPr>
    </w:p>
    <w:p w:rsidR="00381C36" w:rsidRPr="00381C36" w:rsidRDefault="00381C36" w:rsidP="00381C36">
      <w:pPr>
        <w:tabs>
          <w:tab w:val="left" w:pos="3060"/>
        </w:tabs>
        <w:jc w:val="center"/>
        <w:rPr>
          <w:rFonts w:eastAsia="Times New Roman"/>
          <w:lang w:val="ca-ES"/>
        </w:rPr>
      </w:pPr>
    </w:p>
    <w:p w:rsidR="00381C36" w:rsidRPr="00381C36" w:rsidRDefault="00381C36" w:rsidP="00381C36">
      <w:pPr>
        <w:pStyle w:val="Ttulo2"/>
        <w:rPr>
          <w:lang w:val="ca-ES"/>
        </w:rPr>
      </w:pPr>
      <w:r w:rsidRPr="00381C36">
        <w:rPr>
          <w:lang w:val="ca-ES"/>
        </w:rPr>
        <w:br w:type="page"/>
      </w:r>
      <w:bookmarkStart w:id="63" w:name="_Toc263771936"/>
      <w:r w:rsidRPr="00381C36">
        <w:rPr>
          <w:lang w:val="ca-ES"/>
        </w:rPr>
        <w:lastRenderedPageBreak/>
        <w:t>M</w:t>
      </w:r>
      <w:bookmarkStart w:id="64" w:name="ToolsMenu"/>
      <w:bookmarkEnd w:id="64"/>
      <w:r w:rsidRPr="00381C36">
        <w:rPr>
          <w:lang w:val="ca-ES"/>
        </w:rPr>
        <w:t>enú d'eines</w:t>
      </w:r>
      <w:bookmarkEnd w:id="63"/>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Des del menú </w:t>
      </w:r>
      <w:r w:rsidRPr="00381C36">
        <w:rPr>
          <w:rFonts w:eastAsia="Times New Roman"/>
          <w:b/>
          <w:lang w:val="ca-ES"/>
        </w:rPr>
        <w:t>Eines</w:t>
      </w:r>
      <w:r w:rsidRPr="00381C36">
        <w:rPr>
          <w:rFonts w:eastAsia="Times New Roman"/>
          <w:lang w:val="ca-ES"/>
        </w:rPr>
        <w:t xml:space="preserve"> es pot seleccionar l'idioma i també realitzar diferents configuracions com ara la del PACS, Base de dades, etc...</w:t>
      </w:r>
    </w:p>
    <w:p w:rsidR="00381C36" w:rsidRPr="00381C36" w:rsidRDefault="00381C36" w:rsidP="00381C36">
      <w:pPr>
        <w:rPr>
          <w:rFonts w:eastAsia="Times New Roman"/>
          <w:lang w:val="ca-ES"/>
        </w:rPr>
      </w:pPr>
    </w:p>
    <w:p w:rsidR="00381C36" w:rsidRPr="00381C36" w:rsidRDefault="00381C36" w:rsidP="00381C36">
      <w:pPr>
        <w:rPr>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3705225" cy="1171575"/>
            <wp:effectExtent l="19050" t="0" r="9525" b="0"/>
            <wp:docPr id="17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705225" cy="1171575"/>
                    </a:xfrm>
                    <a:prstGeom prst="rect">
                      <a:avLst/>
                    </a:prstGeom>
                    <a:noFill/>
                    <a:ln w="9525">
                      <a:noFill/>
                      <a:miter lim="800000"/>
                      <a:headEnd/>
                      <a:tailEnd/>
                    </a:ln>
                  </pic:spPr>
                </pic:pic>
              </a:graphicData>
            </a:graphic>
          </wp:inline>
        </w:drawing>
      </w:r>
    </w:p>
    <w:p w:rsidR="00381C36" w:rsidRPr="00381C36" w:rsidRDefault="00381C36" w:rsidP="00381C36">
      <w:pPr>
        <w:jc w:val="cente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Des de l'opció </w:t>
      </w:r>
      <w:r w:rsidRPr="00381C36">
        <w:rPr>
          <w:rFonts w:eastAsia="Times New Roman"/>
          <w:b/>
          <w:lang w:val="ca-ES"/>
        </w:rPr>
        <w:t xml:space="preserve">Idioma </w:t>
      </w:r>
      <w:r w:rsidRPr="00381C36">
        <w:rPr>
          <w:rFonts w:eastAsia="Times New Roman"/>
          <w:lang w:val="ca-ES"/>
        </w:rPr>
        <w:t xml:space="preserve">hi ha tres possibilitats: </w:t>
      </w:r>
      <w:r w:rsidRPr="00381C36">
        <w:rPr>
          <w:rFonts w:eastAsia="Times New Roman"/>
          <w:b/>
          <w:lang w:val="ca-ES"/>
        </w:rPr>
        <w:t>Català</w:t>
      </w:r>
      <w:r w:rsidRPr="00381C36">
        <w:rPr>
          <w:rFonts w:eastAsia="Times New Roman"/>
          <w:lang w:val="ca-ES"/>
        </w:rPr>
        <w:t xml:space="preserve">, </w:t>
      </w:r>
      <w:r w:rsidRPr="00381C36">
        <w:rPr>
          <w:rFonts w:eastAsia="Times New Roman"/>
          <w:b/>
          <w:lang w:val="ca-ES"/>
        </w:rPr>
        <w:t xml:space="preserve">Castellà </w:t>
      </w:r>
      <w:r w:rsidRPr="00381C36">
        <w:rPr>
          <w:rFonts w:eastAsia="Times New Roman"/>
          <w:lang w:val="ca-ES"/>
        </w:rPr>
        <w:t xml:space="preserve">o </w:t>
      </w:r>
      <w:r w:rsidRPr="00381C36">
        <w:rPr>
          <w:rFonts w:eastAsia="Times New Roman"/>
          <w:b/>
          <w:lang w:val="ca-ES"/>
        </w:rPr>
        <w:t>Anglès</w:t>
      </w:r>
      <w:r w:rsidRPr="00381C36">
        <w:rPr>
          <w:rFonts w:eastAsia="Times New Roman"/>
          <w:lang w:val="ca-ES"/>
        </w:rPr>
        <w:t>. Cada vegada que es canviï l'idioma, perquè els canvis tinguin efecte, s'ha de tornar a engegar l'aplicació</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Des del </w:t>
      </w:r>
      <w:r w:rsidR="001A54F1">
        <w:fldChar w:fldCharType="begin"/>
      </w:r>
      <w:r w:rsidR="001A54F1" w:rsidRPr="001A54F1">
        <w:rPr>
          <w:lang w:val="es-ES"/>
          <w:rPrChange w:id="65" w:author="Ester" w:date="2010-06-09T13:57:00Z">
            <w:rPr/>
          </w:rPrChange>
        </w:rPr>
        <w:instrText>HYPERLINK \l "pacs"</w:instrText>
      </w:r>
      <w:r w:rsidR="001A54F1">
        <w:fldChar w:fldCharType="separate"/>
      </w:r>
      <w:r w:rsidRPr="00381C36">
        <w:rPr>
          <w:rFonts w:eastAsia="Times New Roman"/>
          <w:color w:val="0000FF"/>
          <w:u w:val="single"/>
          <w:lang w:val="ca-ES"/>
        </w:rPr>
        <w:t>Menú Configuració</w:t>
      </w:r>
      <w:r w:rsidR="001A54F1">
        <w:fldChar w:fldCharType="end"/>
      </w:r>
      <w:r w:rsidRPr="00381C36">
        <w:rPr>
          <w:rFonts w:eastAsia="Times New Roman"/>
          <w:b/>
          <w:lang w:val="ca-ES"/>
        </w:rPr>
        <w:t xml:space="preserve"> </w:t>
      </w:r>
      <w:r w:rsidRPr="00381C36">
        <w:rPr>
          <w:rFonts w:eastAsia="Times New Roman"/>
          <w:lang w:val="ca-ES"/>
        </w:rPr>
        <w:t>es permet configurar diferents elements:</w:t>
      </w:r>
    </w:p>
    <w:p w:rsidR="00381C36" w:rsidRPr="00381C36" w:rsidRDefault="00381C36" w:rsidP="00381C36">
      <w:pPr>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66" w:author="Ester" w:date="2010-06-09T13:57:00Z">
            <w:rPr/>
          </w:rPrChange>
        </w:rPr>
        <w:instrText>HYPERLINK \l "pacs"</w:instrText>
      </w:r>
      <w:r w:rsidR="001A54F1">
        <w:fldChar w:fldCharType="separate"/>
      </w:r>
      <w:r w:rsidRPr="00381C36">
        <w:rPr>
          <w:rFonts w:eastAsia="Times New Roman"/>
          <w:color w:val="0000FF"/>
          <w:u w:val="single"/>
          <w:lang w:val="ca-ES"/>
        </w:rPr>
        <w:t>PACS</w:t>
      </w:r>
      <w:r w:rsidR="001A54F1">
        <w:fldChar w:fldCharType="end"/>
      </w:r>
    </w:p>
    <w:p w:rsidR="00381C36" w:rsidRPr="00381C36" w:rsidRDefault="00381C36" w:rsidP="00381C36">
      <w:pPr>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67" w:author="Ester" w:date="2010-06-09T13:57:00Z">
            <w:rPr/>
          </w:rPrChange>
        </w:rPr>
        <w:instrText>HYPERLINK \l "base-de-dades-local"</w:instrText>
      </w:r>
      <w:r w:rsidR="001A54F1">
        <w:fldChar w:fldCharType="separate"/>
      </w:r>
      <w:r w:rsidRPr="00381C36">
        <w:rPr>
          <w:rFonts w:eastAsia="Times New Roman"/>
          <w:color w:val="0000FF"/>
          <w:u w:val="single"/>
          <w:lang w:val="ca-ES"/>
        </w:rPr>
        <w:t>Base de dades local</w:t>
      </w:r>
      <w:r w:rsidR="001A54F1">
        <w:fldChar w:fldCharType="end"/>
      </w:r>
    </w:p>
    <w:p w:rsidR="00381C36" w:rsidRPr="00381C36" w:rsidRDefault="00381C36" w:rsidP="00381C36">
      <w:pPr>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68" w:author="Ester" w:date="2010-06-09T13:57:00Z">
            <w:rPr/>
          </w:rPrChange>
        </w:rPr>
        <w:instrText>HYPERLINK \l "escoltar-peticions-del-ris"</w:instrText>
      </w:r>
      <w:r w:rsidR="001A54F1">
        <w:fldChar w:fldCharType="separate"/>
      </w:r>
      <w:r w:rsidRPr="00381C36">
        <w:rPr>
          <w:rFonts w:eastAsia="Times New Roman"/>
          <w:color w:val="0000FF"/>
          <w:u w:val="single"/>
          <w:lang w:val="ca-ES"/>
        </w:rPr>
        <w:t>Escoltar peticions del RIS</w:t>
      </w:r>
      <w:r w:rsidR="001A54F1">
        <w:fldChar w:fldCharType="end"/>
      </w:r>
    </w:p>
    <w:p w:rsidR="00381C36" w:rsidRPr="00381C36" w:rsidRDefault="00381C36" w:rsidP="00381C36">
      <w:pPr>
        <w:rPr>
          <w:lang w:val="ca-ES"/>
        </w:rPr>
      </w:pPr>
      <w:r w:rsidRPr="00381C36">
        <w:rPr>
          <w:rFonts w:eastAsia="Times New Roman"/>
          <w:lang w:val="ca-ES"/>
        </w:rPr>
        <w:t xml:space="preserve">- </w:t>
      </w:r>
      <w:r w:rsidR="001A54F1">
        <w:fldChar w:fldCharType="begin"/>
      </w:r>
      <w:r w:rsidR="001A54F1" w:rsidRPr="001A54F1">
        <w:rPr>
          <w:lang w:val="es-ES"/>
          <w:rPrChange w:id="69" w:author="Ester" w:date="2010-06-09T13:57:00Z">
            <w:rPr/>
          </w:rPrChange>
        </w:rPr>
        <w:instrText>HYPERLINK \l "dicomdir"</w:instrText>
      </w:r>
      <w:r w:rsidR="001A54F1">
        <w:fldChar w:fldCharType="separate"/>
      </w:r>
      <w:r w:rsidRPr="00381C36">
        <w:rPr>
          <w:rFonts w:eastAsia="Times New Roman"/>
          <w:color w:val="0000FF"/>
          <w:u w:val="single"/>
          <w:lang w:val="ca-ES"/>
        </w:rPr>
        <w:t>DICOMDIR</w:t>
      </w:r>
      <w:r w:rsidR="001A54F1">
        <w:fldChar w:fldCharType="end"/>
      </w:r>
    </w:p>
    <w:p w:rsidR="00381C36" w:rsidRPr="00381C36" w:rsidRDefault="00381C36" w:rsidP="00381C36">
      <w:pPr>
        <w:pStyle w:val="Ttulo2"/>
        <w:rPr>
          <w:lang w:val="ca-ES"/>
        </w:rPr>
      </w:pPr>
      <w:r w:rsidRPr="00381C36">
        <w:rPr>
          <w:lang w:val="ca-ES"/>
        </w:rPr>
        <w:br w:type="page"/>
      </w:r>
      <w:bookmarkStart w:id="70" w:name="_Toc263771937"/>
      <w:r w:rsidRPr="00381C36">
        <w:rPr>
          <w:lang w:val="ca-ES"/>
        </w:rPr>
        <w:lastRenderedPageBreak/>
        <w:t>M</w:t>
      </w:r>
      <w:bookmarkStart w:id="71" w:name="WindowMenu"/>
      <w:bookmarkEnd w:id="71"/>
      <w:r w:rsidRPr="00381C36">
        <w:rPr>
          <w:lang w:val="ca-ES"/>
        </w:rPr>
        <w:t>enú finestra</w:t>
      </w:r>
      <w:bookmarkEnd w:id="70"/>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El </w:t>
      </w:r>
      <w:r w:rsidRPr="00381C36">
        <w:rPr>
          <w:rFonts w:eastAsia="Times New Roman"/>
          <w:b/>
          <w:lang w:val="ca-ES"/>
        </w:rPr>
        <w:t>Menú Finestra</w:t>
      </w:r>
      <w:r w:rsidRPr="00381C36">
        <w:rPr>
          <w:rFonts w:eastAsia="Times New Roman"/>
          <w:lang w:val="ca-ES"/>
        </w:rPr>
        <w:t xml:space="preserve"> permet activar la visualització en mode pantalla completa, seleccionant l'opció </w:t>
      </w:r>
      <w:r w:rsidRPr="00381C36">
        <w:rPr>
          <w:rFonts w:eastAsia="Times New Roman"/>
          <w:b/>
          <w:lang w:val="ca-ES"/>
        </w:rPr>
        <w:t>Mostrar en mode pantalla completa.</w:t>
      </w:r>
    </w:p>
    <w:p w:rsidR="00381C36" w:rsidRPr="00381C36" w:rsidRDefault="00381C36" w:rsidP="00381C36">
      <w:pPr>
        <w:rPr>
          <w:rFonts w:eastAsia="Times New Roman"/>
          <w:lang w:val="ca-ES"/>
        </w:rPr>
      </w:pPr>
      <w:r w:rsidRPr="00381C36">
        <w:rPr>
          <w:rFonts w:eastAsia="Times New Roman"/>
          <w:lang w:val="ca-ES"/>
        </w:rPr>
        <w:t xml:space="preserve">També es pot activar directament prement les tecles </w:t>
      </w:r>
      <w:r w:rsidRPr="00381C36">
        <w:rPr>
          <w:rFonts w:eastAsia="Times New Roman"/>
          <w:b/>
          <w:lang w:val="ca-ES"/>
        </w:rPr>
        <w:t>Control+Retorn.</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5000625" cy="723900"/>
            <wp:effectExtent l="19050" t="0" r="9525" b="0"/>
            <wp:docPr id="1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000625" cy="7239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Per desactivar el mode pantalla completa, cal tornar al </w:t>
      </w:r>
      <w:r w:rsidRPr="00381C36">
        <w:rPr>
          <w:rFonts w:eastAsia="Times New Roman"/>
          <w:b/>
          <w:lang w:val="ca-ES"/>
        </w:rPr>
        <w:t>Menú Finestra</w:t>
      </w:r>
      <w:r w:rsidRPr="00381C36">
        <w:rPr>
          <w:rFonts w:eastAsia="Times New Roman"/>
          <w:lang w:val="ca-ES"/>
        </w:rPr>
        <w:t xml:space="preserve"> i seleccionar </w:t>
      </w:r>
      <w:r w:rsidRPr="00381C36">
        <w:rPr>
          <w:rFonts w:eastAsia="Times New Roman"/>
          <w:b/>
          <w:lang w:val="ca-ES"/>
        </w:rPr>
        <w:t>Sortir del mode pantalla completa,</w:t>
      </w:r>
      <w:r w:rsidRPr="00381C36">
        <w:rPr>
          <w:rFonts w:eastAsia="Times New Roman"/>
          <w:lang w:val="ca-ES"/>
        </w:rPr>
        <w:t xml:space="preserve"> o bé, prement les tecles </w:t>
      </w:r>
      <w:r w:rsidRPr="00381C36">
        <w:rPr>
          <w:rFonts w:eastAsia="Times New Roman"/>
          <w:b/>
          <w:lang w:val="ca-ES"/>
        </w:rPr>
        <w:t>Control+Retorn.</w:t>
      </w:r>
    </w:p>
    <w:p w:rsidR="00381C36" w:rsidRPr="00381C36" w:rsidRDefault="00381C36" w:rsidP="00381C36">
      <w:pPr>
        <w:pStyle w:val="Ttulo2"/>
        <w:rPr>
          <w:lang w:val="ca-ES"/>
        </w:rPr>
      </w:pPr>
      <w:r w:rsidRPr="00381C36">
        <w:rPr>
          <w:lang w:val="ca-ES"/>
        </w:rPr>
        <w:br w:type="page"/>
      </w:r>
      <w:bookmarkStart w:id="72" w:name="_Toc263771938"/>
      <w:r w:rsidRPr="00381C36">
        <w:rPr>
          <w:lang w:val="ca-ES"/>
        </w:rPr>
        <w:lastRenderedPageBreak/>
        <w:t>M</w:t>
      </w:r>
      <w:bookmarkStart w:id="73" w:name="HelpMenu"/>
      <w:bookmarkEnd w:id="73"/>
      <w:r w:rsidRPr="00381C36">
        <w:rPr>
          <w:lang w:val="ca-ES"/>
        </w:rPr>
        <w:t>enú ajuda</w:t>
      </w:r>
      <w:bookmarkEnd w:id="72"/>
    </w:p>
    <w:p w:rsidR="00381C36" w:rsidRPr="00381C36" w:rsidRDefault="00381C36" w:rsidP="00381C36">
      <w:pPr>
        <w:rPr>
          <w:rFonts w:eastAsia="Times New Roman"/>
          <w:lang w:val="ca-ES"/>
        </w:rPr>
      </w:pPr>
    </w:p>
    <w:p w:rsidR="00B31884" w:rsidRPr="00B31884" w:rsidRDefault="00B31884" w:rsidP="00B31884">
      <w:pPr>
        <w:widowControl/>
        <w:tabs>
          <w:tab w:val="left" w:pos="1980"/>
        </w:tabs>
        <w:suppressAutoHyphens w:val="0"/>
        <w:autoSpaceDE w:val="0"/>
        <w:autoSpaceDN w:val="0"/>
        <w:adjustRightInd w:val="0"/>
        <w:spacing w:before="0" w:after="0"/>
        <w:ind w:left="0" w:right="0"/>
        <w:rPr>
          <w:ins w:id="74" w:author="Ester" w:date="2010-06-11T15:07:00Z"/>
          <w:rFonts w:ascii="Arial" w:eastAsia="Times New Roman" w:hAnsi="Arial" w:cs="Arial"/>
          <w:lang w:val="ca-ES"/>
        </w:rPr>
      </w:pPr>
      <w:ins w:id="75" w:author="Ester" w:date="2010-06-11T15:07:00Z">
        <w:r w:rsidRPr="00B31884">
          <w:rPr>
            <w:rFonts w:ascii="Arial" w:eastAsia="Times New Roman" w:hAnsi="Arial" w:cs="Arial"/>
            <w:lang w:val="ca-ES"/>
          </w:rPr>
          <w:t xml:space="preserve">Des del </w:t>
        </w:r>
        <w:r w:rsidRPr="00B31884">
          <w:rPr>
            <w:rFonts w:ascii="Arial" w:eastAsia="Times New Roman" w:hAnsi="Arial" w:cs="Arial"/>
            <w:b/>
            <w:bCs/>
            <w:lang w:val="ca-ES"/>
          </w:rPr>
          <w:t>Menú Ajuda</w:t>
        </w:r>
        <w:r w:rsidRPr="00B31884">
          <w:rPr>
            <w:rFonts w:ascii="Arial" w:eastAsia="Times New Roman" w:hAnsi="Arial" w:cs="Arial"/>
            <w:lang w:val="ca-ES"/>
          </w:rPr>
          <w:t xml:space="preserve">, podem accedir al </w:t>
        </w:r>
        <w:r w:rsidRPr="00B31884">
          <w:rPr>
            <w:rFonts w:ascii="Arial" w:eastAsia="Times New Roman" w:hAnsi="Arial" w:cs="Arial"/>
            <w:b/>
            <w:bCs/>
            <w:lang w:val="ca-ES"/>
          </w:rPr>
          <w:t>manual d'usuari,</w:t>
        </w:r>
        <w:r w:rsidRPr="00B31884">
          <w:rPr>
            <w:rFonts w:ascii="Arial" w:eastAsia="Times New Roman" w:hAnsi="Arial" w:cs="Arial"/>
            <w:lang w:val="ca-ES"/>
          </w:rPr>
          <w:t xml:space="preserve"> a la llista dels últims </w:t>
        </w:r>
        <w:r w:rsidRPr="00B31884">
          <w:rPr>
            <w:rFonts w:ascii="Arial" w:eastAsia="Times New Roman" w:hAnsi="Arial" w:cs="Arial"/>
            <w:b/>
            <w:bCs/>
            <w:lang w:val="ca-ES"/>
          </w:rPr>
          <w:t>logs</w:t>
        </w:r>
        <w:r w:rsidRPr="00B31884">
          <w:rPr>
            <w:rFonts w:ascii="Arial" w:eastAsia="Times New Roman" w:hAnsi="Arial" w:cs="Arial"/>
            <w:lang w:val="ca-ES"/>
          </w:rPr>
          <w:t>, on es mostra diferent informació de l'activitat de l'aplicació, i també si s'ha detectat algun error.</w:t>
        </w:r>
      </w:ins>
    </w:p>
    <w:p w:rsidR="00B31884" w:rsidRPr="00B31884" w:rsidRDefault="00B31884" w:rsidP="00B31884">
      <w:pPr>
        <w:widowControl/>
        <w:tabs>
          <w:tab w:val="left" w:pos="1980"/>
        </w:tabs>
        <w:suppressAutoHyphens w:val="0"/>
        <w:autoSpaceDE w:val="0"/>
        <w:autoSpaceDN w:val="0"/>
        <w:adjustRightInd w:val="0"/>
        <w:spacing w:before="0" w:after="0"/>
        <w:ind w:left="0" w:right="0"/>
        <w:rPr>
          <w:ins w:id="76" w:author="Ester" w:date="2010-06-11T15:07:00Z"/>
          <w:rFonts w:ascii="Arial" w:eastAsia="Times New Roman" w:hAnsi="Arial" w:cs="Arial"/>
          <w:b/>
          <w:bCs/>
          <w:lang w:val="ca-ES"/>
        </w:rPr>
      </w:pPr>
      <w:ins w:id="77" w:author="Ester" w:date="2010-06-11T15:07:00Z">
        <w:r w:rsidRPr="00B31884">
          <w:rPr>
            <w:rFonts w:ascii="Arial" w:eastAsia="Times New Roman" w:hAnsi="Arial" w:cs="Arial"/>
            <w:lang w:val="ca-ES"/>
          </w:rPr>
          <w:t xml:space="preserve">També ens permet consultar informació general de l'aplicació, com ara la </w:t>
        </w:r>
        <w:r w:rsidRPr="00B31884">
          <w:rPr>
            <w:rFonts w:ascii="Arial" w:eastAsia="Times New Roman" w:hAnsi="Arial" w:cs="Arial"/>
            <w:b/>
            <w:bCs/>
            <w:lang w:val="ca-ES"/>
          </w:rPr>
          <w:t xml:space="preserve">versió </w:t>
        </w:r>
        <w:r w:rsidRPr="00B31884">
          <w:rPr>
            <w:rFonts w:ascii="Arial" w:eastAsia="Times New Roman" w:hAnsi="Arial" w:cs="Arial"/>
            <w:lang w:val="ca-ES"/>
          </w:rPr>
          <w:t>de la plataforma.</w:t>
        </w:r>
      </w:ins>
    </w:p>
    <w:p w:rsidR="00381C36" w:rsidRPr="002652DB" w:rsidDel="00B31884" w:rsidRDefault="00381C36" w:rsidP="00381C36">
      <w:pPr>
        <w:tabs>
          <w:tab w:val="left" w:pos="1980"/>
        </w:tabs>
        <w:rPr>
          <w:del w:id="78" w:author="Ester" w:date="2010-06-11T15:07:00Z"/>
          <w:rFonts w:eastAsia="Times New Roman"/>
          <w:b/>
          <w:lang w:val="ca-ES"/>
        </w:rPr>
      </w:pPr>
      <w:del w:id="79" w:author="Ester" w:date="2010-06-11T15:07:00Z">
        <w:r w:rsidRPr="002652DB" w:rsidDel="00B31884">
          <w:rPr>
            <w:rFonts w:eastAsia="Times New Roman"/>
            <w:lang w:val="ca-ES"/>
          </w:rPr>
          <w:delText xml:space="preserve">Des del </w:delText>
        </w:r>
        <w:r w:rsidRPr="002652DB" w:rsidDel="00B31884">
          <w:rPr>
            <w:rFonts w:eastAsia="Times New Roman"/>
            <w:b/>
            <w:lang w:val="ca-ES"/>
          </w:rPr>
          <w:delText>Menú Ajuda</w:delText>
        </w:r>
        <w:r w:rsidRPr="002652DB" w:rsidDel="00B31884">
          <w:rPr>
            <w:rFonts w:eastAsia="Times New Roman"/>
            <w:lang w:val="ca-ES"/>
          </w:rPr>
          <w:delText xml:space="preserve">, podem veure una llista dels últims </w:delText>
        </w:r>
        <w:r w:rsidRPr="002652DB" w:rsidDel="00B31884">
          <w:rPr>
            <w:rFonts w:eastAsia="Times New Roman"/>
            <w:b/>
            <w:lang w:val="ca-ES"/>
          </w:rPr>
          <w:delText>logs</w:delText>
        </w:r>
        <w:r w:rsidRPr="002652DB" w:rsidDel="00B31884">
          <w:rPr>
            <w:rFonts w:eastAsia="Times New Roman"/>
            <w:lang w:val="ca-ES"/>
          </w:rPr>
          <w:delText xml:space="preserve">, on es mostra diferent informació de l'activitat de l'aplicació, i també si s'ha detectat algun error. També ens permet consultar informació general de l'aplicació, com ara la </w:delText>
        </w:r>
        <w:r w:rsidRPr="002652DB" w:rsidDel="00B31884">
          <w:rPr>
            <w:rFonts w:eastAsia="Times New Roman"/>
            <w:b/>
            <w:lang w:val="ca-ES"/>
          </w:rPr>
          <w:delText xml:space="preserve">versió </w:delText>
        </w:r>
        <w:r w:rsidRPr="002652DB" w:rsidDel="00B31884">
          <w:rPr>
            <w:rFonts w:eastAsia="Times New Roman"/>
            <w:lang w:val="ca-ES"/>
          </w:rPr>
          <w:delText>de la plataforma.</w:delText>
        </w:r>
      </w:del>
    </w:p>
    <w:p w:rsidR="00381C36" w:rsidRPr="002652DB" w:rsidRDefault="00381C36" w:rsidP="00381C36">
      <w:pPr>
        <w:tabs>
          <w:tab w:val="left" w:pos="1980"/>
        </w:tabs>
        <w:rPr>
          <w:lang w:val="ca-ES"/>
        </w:rPr>
      </w:pPr>
    </w:p>
    <w:p w:rsidR="00381C36" w:rsidRPr="002652DB" w:rsidRDefault="00B31884" w:rsidP="00381C36">
      <w:pPr>
        <w:jc w:val="center"/>
        <w:rPr>
          <w:rFonts w:eastAsia="Times New Roman"/>
          <w:lang w:val="ca-ES"/>
        </w:rPr>
      </w:pPr>
      <w:ins w:id="80" w:author="Ester" w:date="2010-06-11T15:07:00Z">
        <w:r w:rsidRPr="002652DB">
          <w:rPr>
            <w:rFonts w:ascii="Times New Roman" w:hAnsi="Times New Roman"/>
            <w:noProof/>
            <w:sz w:val="24"/>
            <w:szCs w:val="24"/>
            <w:lang w:val="ca-ES"/>
          </w:rPr>
          <w:drawing>
            <wp:inline distT="0" distB="0" distL="0" distR="0">
              <wp:extent cx="4196080" cy="1327785"/>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196080" cy="1327785"/>
                      </a:xfrm>
                      <a:prstGeom prst="rect">
                        <a:avLst/>
                      </a:prstGeom>
                      <a:noFill/>
                      <a:ln w="9525">
                        <a:noFill/>
                        <a:miter lim="800000"/>
                        <a:headEnd/>
                        <a:tailEnd/>
                      </a:ln>
                    </pic:spPr>
                  </pic:pic>
                </a:graphicData>
              </a:graphic>
            </wp:inline>
          </w:drawing>
        </w:r>
      </w:ins>
      <w:del w:id="81" w:author="Ester" w:date="2010-06-11T15:07:00Z">
        <w:r w:rsidR="00381C36" w:rsidRPr="002652DB" w:rsidDel="00B31884">
          <w:rPr>
            <w:rFonts w:ascii="Times New Roman" w:eastAsia="Times New Roman" w:hAnsi="Times New Roman"/>
            <w:noProof/>
            <w:lang w:val="ca-ES"/>
          </w:rPr>
          <w:drawing>
            <wp:inline distT="0" distB="0" distL="0" distR="0">
              <wp:extent cx="4191000" cy="723900"/>
              <wp:effectExtent l="19050" t="0" r="0" b="0"/>
              <wp:docPr id="17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4191000" cy="723900"/>
                      </a:xfrm>
                      <a:prstGeom prst="rect">
                        <a:avLst/>
                      </a:prstGeom>
                      <a:noFill/>
                      <a:ln w="9525">
                        <a:noFill/>
                        <a:miter lim="800000"/>
                        <a:headEnd/>
                        <a:tailEnd/>
                      </a:ln>
                    </pic:spPr>
                  </pic:pic>
                </a:graphicData>
              </a:graphic>
            </wp:inline>
          </w:drawing>
        </w:r>
      </w:del>
    </w:p>
    <w:p w:rsidR="00381C36" w:rsidRPr="002652DB" w:rsidRDefault="00381C36" w:rsidP="00381C36">
      <w:pPr>
        <w:rPr>
          <w:rFonts w:eastAsia="Times New Roman"/>
          <w:lang w:val="ca-ES"/>
        </w:rPr>
      </w:pPr>
    </w:p>
    <w:p w:rsidR="00B31884" w:rsidRPr="002652DB" w:rsidRDefault="00B31884" w:rsidP="00B31884">
      <w:pPr>
        <w:widowControl/>
        <w:suppressAutoHyphens w:val="0"/>
        <w:autoSpaceDE w:val="0"/>
        <w:autoSpaceDN w:val="0"/>
        <w:adjustRightInd w:val="0"/>
        <w:spacing w:before="0" w:after="0"/>
        <w:ind w:left="0" w:right="0"/>
        <w:rPr>
          <w:ins w:id="82" w:author="Ester" w:date="2010-06-11T15:08:00Z"/>
          <w:rFonts w:ascii="Arial" w:eastAsia="Times New Roman" w:hAnsi="Arial" w:cs="Arial"/>
          <w:lang w:val="ca-ES"/>
        </w:rPr>
        <w:pPrChange w:id="83" w:author="Ester" w:date="2010-06-11T15:08:00Z">
          <w:pPr/>
        </w:pPrChange>
      </w:pPr>
      <w:ins w:id="84" w:author="Ester" w:date="2010-06-11T15:08:00Z">
        <w:r w:rsidRPr="00B31884">
          <w:rPr>
            <w:rFonts w:ascii="Arial" w:eastAsia="Times New Roman" w:hAnsi="Arial" w:cs="Arial"/>
            <w:lang w:val="ca-ES"/>
          </w:rPr>
          <w:t xml:space="preserve">Per mostrar el manual d'usuari, seleccionar l'opció </w:t>
        </w:r>
        <w:r w:rsidRPr="00B31884">
          <w:rPr>
            <w:rFonts w:ascii="Arial" w:eastAsia="Times New Roman" w:hAnsi="Arial" w:cs="Arial"/>
            <w:b/>
            <w:bCs/>
            <w:lang w:val="ca-ES"/>
          </w:rPr>
          <w:t>Manual d'usuari</w:t>
        </w:r>
        <w:r w:rsidRPr="00B31884">
          <w:rPr>
            <w:rFonts w:ascii="Arial" w:eastAsia="Times New Roman" w:hAnsi="Arial" w:cs="Arial"/>
            <w:lang w:val="ca-ES"/>
          </w:rPr>
          <w:t>. S'obre un arxiu .pdf.</w:t>
        </w:r>
      </w:ins>
    </w:p>
    <w:p w:rsidR="00B31884" w:rsidRPr="002652DB" w:rsidRDefault="00B31884" w:rsidP="00B31884">
      <w:pPr>
        <w:widowControl/>
        <w:suppressAutoHyphens w:val="0"/>
        <w:autoSpaceDE w:val="0"/>
        <w:autoSpaceDN w:val="0"/>
        <w:adjustRightInd w:val="0"/>
        <w:spacing w:before="0" w:after="0"/>
        <w:ind w:left="0" w:right="0"/>
        <w:rPr>
          <w:ins w:id="85" w:author="Ester" w:date="2010-06-11T15:08:00Z"/>
          <w:rFonts w:ascii="Arial" w:eastAsia="Times New Roman" w:hAnsi="Arial" w:cs="Arial"/>
          <w:lang w:val="ca-ES"/>
          <w:rPrChange w:id="86" w:author="Ester" w:date="2010-06-11T15:08:00Z">
            <w:rPr>
              <w:ins w:id="87" w:author="Ester" w:date="2010-06-11T15:08:00Z"/>
              <w:rFonts w:eastAsia="Times New Roman"/>
              <w:lang w:val="ca-ES"/>
            </w:rPr>
          </w:rPrChange>
        </w:rPr>
        <w:pPrChange w:id="88" w:author="Ester" w:date="2010-06-11T15:08:00Z">
          <w:pPr/>
        </w:pPrChange>
      </w:pPr>
    </w:p>
    <w:p w:rsidR="00381C36" w:rsidRPr="002652DB" w:rsidRDefault="00381C36" w:rsidP="00381C36">
      <w:pPr>
        <w:rPr>
          <w:rFonts w:eastAsia="Times New Roman"/>
          <w:lang w:val="ca-ES"/>
        </w:rPr>
      </w:pPr>
      <w:r w:rsidRPr="002652DB">
        <w:rPr>
          <w:rFonts w:eastAsia="Times New Roman"/>
          <w:lang w:val="ca-ES"/>
        </w:rPr>
        <w:t xml:space="preserve">Per veure la llista de </w:t>
      </w:r>
      <w:r w:rsidRPr="002652DB">
        <w:rPr>
          <w:rFonts w:eastAsia="Times New Roman"/>
          <w:b/>
          <w:lang w:val="ca-ES"/>
        </w:rPr>
        <w:t>logs</w:t>
      </w:r>
      <w:r w:rsidRPr="002652DB">
        <w:rPr>
          <w:rFonts w:eastAsia="Times New Roman"/>
          <w:lang w:val="ca-ES"/>
        </w:rPr>
        <w:t xml:space="preserve">, seleccionar l'opció </w:t>
      </w:r>
      <w:r w:rsidRPr="002652DB">
        <w:rPr>
          <w:rFonts w:eastAsia="Times New Roman"/>
          <w:b/>
          <w:lang w:val="ca-ES"/>
        </w:rPr>
        <w:t>Mostrar arxiu de bitàcola,</w:t>
      </w:r>
      <w:r w:rsidRPr="002652DB">
        <w:rPr>
          <w:rFonts w:eastAsia="Times New Roman"/>
          <w:lang w:val="ca-ES"/>
        </w:rPr>
        <w:t xml:space="preserve"> i apareix una finestra amb la llista d'informacions.</w:t>
      </w:r>
    </w:p>
    <w:p w:rsidR="00381C36" w:rsidRPr="002652DB" w:rsidRDefault="00381C36" w:rsidP="00381C36">
      <w:pPr>
        <w:rPr>
          <w:rFonts w:eastAsia="Times New Roman"/>
          <w:lang w:val="ca-ES"/>
        </w:rPr>
      </w:pPr>
    </w:p>
    <w:p w:rsidR="00381C36" w:rsidRPr="002652DB" w:rsidRDefault="00381C36" w:rsidP="00381C36">
      <w:pPr>
        <w:rPr>
          <w:rFonts w:eastAsia="Times New Roman"/>
          <w:lang w:val="ca-ES"/>
        </w:rPr>
      </w:pPr>
      <w:r w:rsidRPr="002652DB">
        <w:rPr>
          <w:rFonts w:eastAsia="Times New Roman"/>
          <w:lang w:val="ca-ES"/>
        </w:rPr>
        <w:t xml:space="preserve">Per veure la informació general de la plataforma, escollir l'opció </w:t>
      </w:r>
      <w:r w:rsidRPr="002652DB">
        <w:rPr>
          <w:rFonts w:eastAsia="Times New Roman"/>
          <w:b/>
          <w:lang w:val="ca-ES"/>
        </w:rPr>
        <w:t>Sobre</w:t>
      </w:r>
      <w:r w:rsidRPr="002652DB">
        <w:rPr>
          <w:rFonts w:eastAsia="Times New Roman"/>
          <w:lang w:val="ca-ES"/>
        </w:rPr>
        <w:t xml:space="preserve">. Es mostra la </w:t>
      </w:r>
      <w:r w:rsidRPr="002652DB">
        <w:rPr>
          <w:rFonts w:eastAsia="Times New Roman"/>
          <w:b/>
          <w:lang w:val="ca-ES"/>
        </w:rPr>
        <w:t xml:space="preserve">versió </w:t>
      </w:r>
      <w:r w:rsidRPr="002652DB">
        <w:rPr>
          <w:rFonts w:eastAsia="Times New Roman"/>
          <w:lang w:val="ca-ES"/>
        </w:rPr>
        <w:t>de l'aplicació.</w:t>
      </w:r>
    </w:p>
    <w:p w:rsidR="00DD6BB7" w:rsidRDefault="00381C36" w:rsidP="00381C36">
      <w:pPr>
        <w:pStyle w:val="Ttulo1"/>
        <w:rPr>
          <w:lang w:val="ca-ES"/>
        </w:rPr>
      </w:pPr>
      <w:r w:rsidRPr="009F49CF">
        <w:rPr>
          <w:lang w:val="es-ES"/>
        </w:rPr>
        <w:br w:type="page"/>
      </w:r>
      <w:bookmarkStart w:id="89" w:name="_Toc263771939"/>
      <w:r w:rsidRPr="00381C36">
        <w:rPr>
          <w:lang w:val="ca-ES"/>
        </w:rPr>
        <w:lastRenderedPageBreak/>
        <w:t>C</w:t>
      </w:r>
      <w:bookmarkStart w:id="90" w:name="pacs"/>
      <w:bookmarkEnd w:id="90"/>
      <w:r w:rsidR="00DD6BB7">
        <w:rPr>
          <w:lang w:val="ca-ES"/>
        </w:rPr>
        <w:t>onfiguracions</w:t>
      </w:r>
      <w:bookmarkEnd w:id="89"/>
    </w:p>
    <w:p w:rsidR="00381C36" w:rsidRPr="00381C36" w:rsidRDefault="00DD6BB7" w:rsidP="00DD6BB7">
      <w:pPr>
        <w:pStyle w:val="Ttulo2"/>
        <w:rPr>
          <w:lang w:val="ca-ES"/>
        </w:rPr>
      </w:pPr>
      <w:bookmarkStart w:id="91" w:name="_Toc263771940"/>
      <w:r>
        <w:rPr>
          <w:lang w:val="ca-ES"/>
        </w:rPr>
        <w:t>Configuració</w:t>
      </w:r>
      <w:r w:rsidR="00381C36" w:rsidRPr="00381C36">
        <w:rPr>
          <w:lang w:val="ca-ES"/>
        </w:rPr>
        <w:t xml:space="preserve"> PACS</w:t>
      </w:r>
      <w:bookmarkEnd w:id="91"/>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Dins la configuració d'un PACS hi trobem dues pestanyes: Servidors PACS i Configuració Local:</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Servidors PACS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La configuració dels servidors PACS ens permet afegir, eliminar i testejar els diferents PACS als quals ataca l'aplicació.</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293870" cy="2211343"/>
            <wp:effectExtent l="19050" t="0" r="0" b="0"/>
            <wp:docPr id="17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4296734" cy="2212818"/>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Afegir un servidor</w:t>
      </w:r>
      <w:r w:rsidRPr="00381C36">
        <w:rPr>
          <w:rFonts w:eastAsia="Times New Roman"/>
          <w:lang w:val="ca-ES"/>
        </w:rPr>
        <w:t xml:space="preserve">: Omplir els camps AE Title, adreça (IP), ports, institució, localització, descripció... i prémer el botó </w:t>
      </w:r>
      <w:r w:rsidRPr="00381C36">
        <w:rPr>
          <w:rFonts w:eastAsia="Times New Roman"/>
          <w:b/>
          <w:lang w:val="ca-ES"/>
        </w:rPr>
        <w:t>Afegir com a nou servidor</w:t>
      </w:r>
      <w:r w:rsidRPr="00381C36">
        <w:rPr>
          <w:rFonts w:eastAsia="Times New Roman"/>
          <w:lang w:val="ca-ES"/>
        </w:rPr>
        <w:t xml:space="preserve">. Si es selecciona l'opció </w:t>
      </w:r>
      <w:r w:rsidRPr="00381C36">
        <w:rPr>
          <w:rFonts w:eastAsia="Times New Roman"/>
          <w:b/>
          <w:lang w:val="ca-ES"/>
        </w:rPr>
        <w:t>Cercar per defecte al PACS</w:t>
      </w:r>
      <w:r w:rsidRPr="00381C36">
        <w:rPr>
          <w:rFonts w:eastAsia="Times New Roman"/>
          <w:lang w:val="ca-ES"/>
        </w:rPr>
        <w:t>, al realitzar qualsevol cerca, sempre s'atacarà en aquest PACS.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Esborrar un servidor</w:t>
      </w:r>
      <w:r w:rsidRPr="00381C36">
        <w:rPr>
          <w:rFonts w:eastAsia="Times New Roman"/>
          <w:lang w:val="ca-ES"/>
        </w:rPr>
        <w:t xml:space="preserve">: Seleccionar un element de la llista, i seleccionar l'opció </w:t>
      </w:r>
      <w:r w:rsidRPr="00381C36">
        <w:rPr>
          <w:rFonts w:eastAsia="Times New Roman"/>
          <w:b/>
          <w:lang w:val="ca-ES"/>
        </w:rPr>
        <w:t>Esborrar</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Actualitzar la configuració d'un servidor</w:t>
      </w:r>
      <w:r w:rsidRPr="00381C36">
        <w:rPr>
          <w:rFonts w:eastAsia="Times New Roman"/>
          <w:lang w:val="ca-ES"/>
        </w:rPr>
        <w:t xml:space="preserve">: Seleccionar un element de la llista, canviar els camps que es vulguin actualitzar: AE Title, adreça (IP), ports, institució, localització, descripció... i prémer el botó </w:t>
      </w:r>
      <w:r w:rsidRPr="00381C36">
        <w:rPr>
          <w:rFonts w:eastAsia="Times New Roman"/>
          <w:b/>
          <w:lang w:val="ca-ES"/>
        </w:rPr>
        <w:t>Actualitzar la configuració</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Testejar un servidor</w:t>
      </w:r>
      <w:r w:rsidRPr="00381C36">
        <w:rPr>
          <w:rFonts w:eastAsia="Times New Roman"/>
          <w:lang w:val="ca-ES"/>
        </w:rPr>
        <w:t xml:space="preserve">: Seleccionar un element de la llista de PACS, i seleccionar l'opció </w:t>
      </w:r>
      <w:r w:rsidRPr="00381C36">
        <w:rPr>
          <w:rFonts w:eastAsia="Times New Roman"/>
          <w:b/>
          <w:lang w:val="ca-ES"/>
        </w:rPr>
        <w:t>Testejar</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Configuració Local</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Permet configurar els paràmetres de la màquina necessaris per la comunicació amb els diferents servidors PACS.</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010025" cy="2066925"/>
            <wp:effectExtent l="1905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4010025" cy="206692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AETitle de la màquina local:</w:t>
      </w:r>
      <w:r w:rsidRPr="00381C36">
        <w:rPr>
          <w:rFonts w:eastAsia="Times New Roman"/>
          <w:lang w:val="ca-ES"/>
        </w:rPr>
        <w:t xml:space="preserve"> AETitle que ha de tenir la màquina</w:t>
      </w:r>
    </w:p>
    <w:p w:rsidR="00381C36" w:rsidRPr="00381C36" w:rsidRDefault="00381C36" w:rsidP="00381C36">
      <w:pPr>
        <w:rPr>
          <w:rFonts w:eastAsia="Times New Roman"/>
          <w:lang w:val="ca-ES"/>
        </w:rPr>
      </w:pPr>
      <w:r w:rsidRPr="00381C36">
        <w:rPr>
          <w:rFonts w:eastAsia="Times New Roman"/>
          <w:lang w:val="ca-ES"/>
        </w:rPr>
        <w:tab/>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Port de connexions entrants:</w:t>
      </w:r>
      <w:r w:rsidRPr="00381C36">
        <w:rPr>
          <w:rFonts w:eastAsia="Times New Roman"/>
          <w:lang w:val="ca-ES"/>
        </w:rPr>
        <w:t xml:space="preserve"> port de comunicació de la màquina per connexions entrants DICOM.</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Màxim de segons de timeout:</w:t>
      </w:r>
      <w:r w:rsidRPr="00381C36">
        <w:rPr>
          <w:rFonts w:eastAsia="Times New Roman"/>
          <w:lang w:val="ca-ES"/>
        </w:rPr>
        <w:t xml:space="preserve"> Temps màxim d'espera de respostes dels PACS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Nombre màxim de connexions simultànies:</w:t>
      </w:r>
      <w:r w:rsidRPr="00381C36">
        <w:rPr>
          <w:rFonts w:eastAsia="Times New Roman"/>
          <w:lang w:val="ca-ES"/>
        </w:rPr>
        <w:t xml:space="preserve"> Nombre màxim de connexions que poden haver-hi al mateix temps, ja sigui fent una consulta, descarregant (de descàrrega només en podem tenir una de simultània) o guardant un estudi al PACS.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Informació de contacte de la institució:</w:t>
      </w:r>
      <w:r w:rsidRPr="00381C36">
        <w:rPr>
          <w:rFonts w:eastAsia="Times New Roman"/>
          <w:lang w:val="ca-ES"/>
        </w:rPr>
        <w:t xml:space="preserve"> Permet afegir informació sobre la institució. Aquesta informació de la institució serà la que apareixerà en el fitxer readme.txt en els DICOMDIR que es creen.</w:t>
      </w:r>
    </w:p>
    <w:p w:rsidR="00381C36" w:rsidRPr="00381C36" w:rsidRDefault="00381C36" w:rsidP="00DD6BB7">
      <w:pPr>
        <w:pStyle w:val="Ttulo2"/>
        <w:rPr>
          <w:lang w:val="ca-ES"/>
        </w:rPr>
      </w:pPr>
      <w:r w:rsidRPr="00381C36">
        <w:rPr>
          <w:lang w:val="ca-ES"/>
        </w:rPr>
        <w:br w:type="page"/>
      </w:r>
      <w:bookmarkStart w:id="92" w:name="_Toc263771941"/>
      <w:r w:rsidRPr="00381C36">
        <w:rPr>
          <w:lang w:val="ca-ES"/>
        </w:rPr>
        <w:lastRenderedPageBreak/>
        <w:t>C</w:t>
      </w:r>
      <w:bookmarkStart w:id="93" w:name="base-de-dades-local"/>
      <w:bookmarkEnd w:id="93"/>
      <w:r w:rsidRPr="00381C36">
        <w:rPr>
          <w:lang w:val="ca-ES"/>
        </w:rPr>
        <w:t>onfiguració de la base de dades local</w:t>
      </w:r>
      <w:bookmarkEnd w:id="92"/>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 accedir a la configuració de la base de dades lo</w:t>
      </w:r>
      <w:r w:rsidR="00FA588C">
        <w:rPr>
          <w:rFonts w:eastAsia="Times New Roman"/>
          <w:lang w:val="ca-ES"/>
        </w:rPr>
        <w:t xml:space="preserve">cal, cal anar amb menú </w:t>
      </w:r>
      <w:r w:rsidRPr="00FA588C">
        <w:rPr>
          <w:rFonts w:eastAsia="Times New Roman"/>
          <w:b/>
          <w:lang w:val="ca-ES"/>
        </w:rPr>
        <w:t>Eines&gt;Configuració</w:t>
      </w:r>
      <w:r w:rsidRPr="00381C36">
        <w:rPr>
          <w:rFonts w:eastAsia="Times New Roman"/>
          <w:lang w:val="ca-ES"/>
        </w:rPr>
        <w:t xml:space="preserve"> i seleccionar la icona  </w:t>
      </w:r>
      <w:r w:rsidRPr="00381C36">
        <w:rPr>
          <w:rFonts w:ascii="Times New Roman" w:eastAsia="Times New Roman" w:hAnsi="Times New Roman"/>
          <w:noProof/>
          <w:lang w:val="es-ES"/>
        </w:rPr>
        <w:drawing>
          <wp:inline distT="0" distB="0" distL="0" distR="0">
            <wp:extent cx="400050" cy="400050"/>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400050" cy="400050"/>
                    </a:xfrm>
                    <a:prstGeom prst="rect">
                      <a:avLst/>
                    </a:prstGeom>
                    <a:noFill/>
                    <a:ln w="9525">
                      <a:noFill/>
                      <a:miter lim="800000"/>
                      <a:headEnd/>
                      <a:tailEnd/>
                    </a:ln>
                  </pic:spPr>
                </pic:pic>
              </a:graphicData>
            </a:graphic>
          </wp:inline>
        </w:drawing>
      </w:r>
      <w:r w:rsidRPr="00381C36">
        <w:rPr>
          <w:rFonts w:eastAsia="Times New Roman"/>
          <w:lang w:val="ca-ES"/>
        </w:rPr>
        <w:t xml:space="preserve"> de base de dades local.</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Apareix la finestra de configuració de la base de dades local:</w:t>
      </w:r>
    </w:p>
    <w:p w:rsidR="00381C36" w:rsidRPr="00381C36" w:rsidRDefault="00381C36" w:rsidP="00381C36">
      <w:pPr>
        <w:jc w:val="cente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720590" cy="2378041"/>
            <wp:effectExtent l="1905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717043" cy="2376254"/>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Es poden configurar diferents paràmetres: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Ruta base de dades</w:t>
      </w:r>
      <w:r w:rsidRPr="00381C36">
        <w:rPr>
          <w:rFonts w:eastAsia="Times New Roman"/>
          <w:lang w:val="ca-ES"/>
        </w:rPr>
        <w:t>: Arxiu a on es guarda la base de dades local.</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Ruta cache d'imatges</w:t>
      </w:r>
      <w:r w:rsidRPr="00381C36">
        <w:rPr>
          <w:rFonts w:eastAsia="Times New Roman"/>
          <w:lang w:val="ca-ES"/>
        </w:rPr>
        <w:t>: Directori a on es guarden les imatges dels estudis de la base de dades local.</w:t>
      </w:r>
    </w:p>
    <w:p w:rsidR="00381C36" w:rsidRPr="00381C36" w:rsidRDefault="00381C36" w:rsidP="00381C36">
      <w:pPr>
        <w:rPr>
          <w:rFonts w:eastAsia="Times New Roman"/>
          <w:lang w:val="ca-ES"/>
        </w:rPr>
      </w:pPr>
    </w:p>
    <w:p w:rsidR="00381C36" w:rsidRPr="00381C36" w:rsidRDefault="00381C36" w:rsidP="00381C36">
      <w:pPr>
        <w:rPr>
          <w:rFonts w:eastAsia="Times New Roman"/>
          <w:i/>
          <w:lang w:val="ca-ES"/>
        </w:rPr>
      </w:pPr>
      <w:r w:rsidRPr="00381C36">
        <w:rPr>
          <w:rFonts w:eastAsia="Times New Roman"/>
          <w:lang w:val="ca-ES"/>
        </w:rPr>
        <w:tab/>
        <w:t xml:space="preserve">- </w:t>
      </w:r>
      <w:r w:rsidRPr="00381C36">
        <w:rPr>
          <w:rFonts w:eastAsia="Times New Roman"/>
          <w:b/>
          <w:lang w:val="ca-ES"/>
        </w:rPr>
        <w:t>Espai mínim al disc dur per descarregar objectes DICOM</w:t>
      </w:r>
      <w:r w:rsidRPr="00381C36">
        <w:rPr>
          <w:rFonts w:eastAsia="Times New Roman"/>
          <w:lang w:val="ca-ES"/>
        </w:rPr>
        <w:t xml:space="preserve">: Permet definir l'espai mínim necessari al sistema per poder descarregar objectes DICOM, si no hi ha suficient espai lliure l'aplicació no permet descarregar estudis. </w:t>
      </w:r>
      <w:r w:rsidRPr="00381C36">
        <w:rPr>
          <w:rFonts w:eastAsia="Times New Roman"/>
          <w:i/>
          <w:lang w:val="ca-ES"/>
        </w:rPr>
        <w:t xml:space="preserve">(Veure opció </w:t>
      </w:r>
      <w:r w:rsidRPr="00381C36">
        <w:rPr>
          <w:rFonts w:eastAsia="Times New Roman"/>
          <w:b/>
          <w:i/>
          <w:lang w:val="ca-ES"/>
        </w:rPr>
        <w:t>Quan no hi ha suficient espai lliure per descarregar o importar nous estudis, esborrar estudis vells... (més avall)</w:t>
      </w:r>
      <w:r w:rsidRPr="00381C36">
        <w:rPr>
          <w:rFonts w:eastAsia="Times New Roman"/>
          <w:i/>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ab/>
        <w:t xml:space="preserve">- Esborrar automàticament els estudis que no han estat visualitzats en els últims X dies: </w:t>
      </w:r>
      <w:r w:rsidRPr="00381C36">
        <w:rPr>
          <w:rFonts w:eastAsia="Times New Roman"/>
          <w:lang w:val="ca-ES"/>
        </w:rPr>
        <w:t>Cada vegada que s'obre l'Starviewer esborra els estudis que porten més dels dies que s'indiquen sense visualitzar-se, per alliberar espai de forma automàtica.</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lastRenderedPageBreak/>
        <w:tab/>
        <w:t xml:space="preserve">- </w:t>
      </w:r>
      <w:r w:rsidRPr="00381C36">
        <w:rPr>
          <w:rFonts w:eastAsia="Times New Roman"/>
          <w:b/>
          <w:lang w:val="ca-ES"/>
        </w:rPr>
        <w:t>Quan no hi hagi suficient espai lliure per descarregar o importar nous estudis, esborrar estudis vells fins aconseguir X Gb d'espai lliure</w:t>
      </w:r>
      <w:r w:rsidRPr="00381C36">
        <w:rPr>
          <w:rFonts w:eastAsia="Times New Roman"/>
          <w:lang w:val="ca-ES"/>
        </w:rPr>
        <w:t xml:space="preserve">: En el cas que al importar o descarregar nous estudis en el sistema hi hagi menys espai lliure que del que s'indica al paràmetre </w:t>
      </w:r>
      <w:r w:rsidRPr="00381C36">
        <w:rPr>
          <w:rFonts w:eastAsia="Times New Roman"/>
          <w:b/>
          <w:i/>
          <w:lang w:val="ca-ES"/>
        </w:rPr>
        <w:t>Espai mínim al disc dur per descarregar objectes DICOM,</w:t>
      </w:r>
      <w:r w:rsidRPr="00381C36">
        <w:rPr>
          <w:rFonts w:eastAsia="Times New Roman"/>
          <w:lang w:val="ca-ES"/>
        </w:rPr>
        <w:t xml:space="preserve"> l'aplicació esborrarà els estudis que fa més temps que no han estat visualitzats fins aconseguir que hi hagi XGb lliures de més al sistema, per tal de poder descarregar o importar nous estudis.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Un cop canviada una de les configuracions, cal seleccionar l'opció </w:t>
      </w:r>
      <w:r w:rsidRPr="00381C36">
        <w:rPr>
          <w:rFonts w:ascii="Times New Roman" w:eastAsia="Times New Roman" w:hAnsi="Times New Roman"/>
          <w:noProof/>
          <w:lang w:val="es-ES"/>
        </w:rPr>
        <w:drawing>
          <wp:inline distT="0" distB="0" distL="0" distR="0">
            <wp:extent cx="152400" cy="152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381C36">
        <w:rPr>
          <w:rFonts w:eastAsia="Times New Roman"/>
          <w:b/>
          <w:lang w:val="ca-ES"/>
        </w:rPr>
        <w:t>Aplicar canvis</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També es pot realitzar un manteniment de la base de dades local:</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ab/>
        <w:t>- Crear la base de dades:</w:t>
      </w:r>
      <w:r w:rsidRPr="00381C36">
        <w:rPr>
          <w:rFonts w:eastAsia="Times New Roman"/>
          <w:lang w:val="ca-ES"/>
        </w:rPr>
        <w:t xml:space="preserve"> Crea de nou la base de dades que se li ha indicat a la ruta de base de dades.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Compactar la base de dades</w:t>
      </w:r>
      <w:r w:rsidRPr="00381C36">
        <w:rPr>
          <w:rFonts w:eastAsia="Times New Roman"/>
          <w:lang w:val="ca-ES"/>
        </w:rPr>
        <w:t>: Compacta la base de dades actual, és a dir, redueix la mida que ocupa la base de dades i fa més ràpides les consultes en local.</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ab/>
        <w:t>- Esborrar tots els estudis:</w:t>
      </w:r>
      <w:r w:rsidRPr="00381C36">
        <w:rPr>
          <w:rFonts w:eastAsia="Times New Roman"/>
          <w:lang w:val="ca-ES"/>
        </w:rPr>
        <w:t xml:space="preserve"> Esborra tots els estudis que hi ha guardats en local.</w:t>
      </w:r>
    </w:p>
    <w:p w:rsidR="00381C36" w:rsidRPr="00381C36" w:rsidRDefault="00381C36" w:rsidP="00381C36">
      <w:pPr>
        <w:rPr>
          <w:rFonts w:eastAsia="Times New Roman"/>
          <w:lang w:val="ca-ES"/>
        </w:rPr>
      </w:pPr>
    </w:p>
    <w:p w:rsidR="00381C36" w:rsidRPr="00381C36" w:rsidRDefault="00381C36" w:rsidP="00DD6BB7">
      <w:pPr>
        <w:pStyle w:val="Ttulo2"/>
        <w:rPr>
          <w:lang w:val="ca-ES"/>
        </w:rPr>
      </w:pPr>
      <w:r w:rsidRPr="00381C36">
        <w:rPr>
          <w:lang w:val="ca-ES"/>
        </w:rPr>
        <w:br w:type="page"/>
      </w:r>
      <w:bookmarkStart w:id="94" w:name="_Toc263771942"/>
      <w:r w:rsidRPr="00381C36">
        <w:rPr>
          <w:lang w:val="ca-ES"/>
        </w:rPr>
        <w:lastRenderedPageBreak/>
        <w:t>C</w:t>
      </w:r>
      <w:bookmarkStart w:id="95" w:name="escoltar-peticions-del-ris"/>
      <w:bookmarkEnd w:id="95"/>
      <w:r w:rsidRPr="00381C36">
        <w:rPr>
          <w:lang w:val="ca-ES"/>
        </w:rPr>
        <w:t>onfiguració del RIS</w:t>
      </w:r>
      <w:bookmarkEnd w:id="94"/>
    </w:p>
    <w:p w:rsidR="00381C36" w:rsidRPr="00381C36" w:rsidRDefault="00381C36" w:rsidP="00381C36">
      <w:pPr>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Per configurar els paràmetres del RIS, cal anar al menú d'</w:t>
      </w:r>
      <w:r w:rsidRPr="00381C36">
        <w:rPr>
          <w:rFonts w:eastAsia="Times New Roman"/>
          <w:b/>
          <w:lang w:val="ca-ES"/>
        </w:rPr>
        <w:t>Eines&gt;Configuració</w:t>
      </w:r>
      <w:r w:rsidRPr="00381C36">
        <w:rPr>
          <w:rFonts w:eastAsia="Times New Roman"/>
          <w:lang w:val="ca-ES"/>
        </w:rPr>
        <w:t xml:space="preserve">, i escollir la opció </w:t>
      </w:r>
      <w:r w:rsidRPr="00381C36">
        <w:rPr>
          <w:noProof/>
          <w:lang w:val="es-ES"/>
        </w:rPr>
        <w:drawing>
          <wp:inline distT="0" distB="0" distL="0" distR="0">
            <wp:extent cx="419100" cy="390525"/>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419100" cy="390525"/>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Escoltar peticions del RIS</w:t>
      </w:r>
      <w:r w:rsidRPr="00381C36">
        <w:rPr>
          <w:rFonts w:eastAsia="Times New Roman"/>
          <w:lang w:val="ca-ES"/>
        </w:rPr>
        <w:t>.</w:t>
      </w: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S'obrirà la finestra de configuració com la que es mostra a continuació:</w:t>
      </w:r>
    </w:p>
    <w:p w:rsidR="00381C36" w:rsidRPr="00381C36" w:rsidRDefault="00381C36" w:rsidP="00381C36">
      <w:pPr>
        <w:keepNext/>
        <w:rPr>
          <w:rFonts w:eastAsia="Times New Roman"/>
          <w:lang w:val="ca-ES"/>
        </w:rPr>
      </w:pPr>
    </w:p>
    <w:p w:rsidR="00381C36" w:rsidRPr="00381C36" w:rsidRDefault="00381C36" w:rsidP="00381C36">
      <w:pPr>
        <w:keepNext/>
        <w:jc w:val="center"/>
        <w:rPr>
          <w:rFonts w:eastAsia="Times New Roman"/>
          <w:lang w:val="ca-ES"/>
        </w:rPr>
      </w:pPr>
      <w:r w:rsidRPr="00381C36">
        <w:rPr>
          <w:rFonts w:ascii="Times New Roman" w:eastAsia="Times New Roman" w:hAnsi="Times New Roman"/>
          <w:noProof/>
          <w:lang w:val="es-ES"/>
        </w:rPr>
        <w:drawing>
          <wp:inline distT="0" distB="0" distL="0" distR="0">
            <wp:extent cx="4324350" cy="2228449"/>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4327568" cy="2230107"/>
                    </a:xfrm>
                    <a:prstGeom prst="rect">
                      <a:avLst/>
                    </a:prstGeom>
                    <a:noFill/>
                    <a:ln w="9525">
                      <a:noFill/>
                      <a:miter lim="800000"/>
                      <a:headEnd/>
                      <a:tailEnd/>
                    </a:ln>
                  </pic:spPr>
                </pic:pic>
              </a:graphicData>
            </a:graphic>
          </wp:inline>
        </w:drawing>
      </w: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 xml:space="preserve">Es pot activar o desactivar l'opció que l'Starviewer estigui integrat amb un RIS. </w:t>
      </w:r>
    </w:p>
    <w:p w:rsidR="00381C36" w:rsidRPr="00381C36" w:rsidRDefault="00381C36" w:rsidP="00381C36">
      <w:pPr>
        <w:keepNext/>
        <w:rPr>
          <w:rFonts w:eastAsia="Times New Roman"/>
          <w:lang w:val="ca-ES"/>
        </w:rPr>
      </w:pPr>
    </w:p>
    <w:p w:rsidR="00381C36" w:rsidRPr="00381C36" w:rsidRDefault="00381C36" w:rsidP="00381C36">
      <w:pPr>
        <w:keepNext/>
        <w:widowControl/>
        <w:spacing w:line="100" w:lineRule="atLeast"/>
        <w:rPr>
          <w:rFonts w:eastAsia="Times New Roman"/>
          <w:lang w:val="ca-ES"/>
        </w:rPr>
      </w:pPr>
      <w:r w:rsidRPr="00381C36">
        <w:rPr>
          <w:rFonts w:eastAsia="Times New Roman"/>
          <w:lang w:val="ca-ES"/>
        </w:rPr>
        <w:t xml:space="preserve">Per activar-ho, s'ha de seleccionar l'opció </w:t>
      </w:r>
      <w:r w:rsidRPr="00381C36">
        <w:rPr>
          <w:rFonts w:eastAsia="Times New Roman"/>
          <w:b/>
          <w:lang w:val="ca-ES"/>
        </w:rPr>
        <w:t>Escoltar les peticions del RIS pel port</w:t>
      </w:r>
      <w:r w:rsidRPr="00381C36">
        <w:rPr>
          <w:rFonts w:eastAsia="Times New Roman"/>
          <w:lang w:val="ca-ES"/>
        </w:rPr>
        <w:t xml:space="preserve"> i configurar el port pel qual el RIS enviarà les peticions de descàrrega.</w:t>
      </w:r>
    </w:p>
    <w:p w:rsidR="00381C36" w:rsidRPr="00381C36" w:rsidRDefault="00381C36" w:rsidP="00381C36">
      <w:pPr>
        <w:keepNext/>
        <w:widowControl/>
        <w:spacing w:line="100" w:lineRule="atLeast"/>
        <w:rPr>
          <w:rFonts w:eastAsia="Times New Roman"/>
          <w:lang w:val="ca-ES"/>
        </w:rPr>
      </w:pPr>
    </w:p>
    <w:p w:rsidR="00381C36" w:rsidRPr="00381C36" w:rsidRDefault="00381C36" w:rsidP="00381C36">
      <w:pPr>
        <w:keepNext/>
        <w:widowControl/>
        <w:spacing w:line="100" w:lineRule="atLeast"/>
        <w:rPr>
          <w:rFonts w:eastAsia="Times New Roman"/>
          <w:b/>
          <w:lang w:val="ca-ES"/>
        </w:rPr>
      </w:pPr>
      <w:r w:rsidRPr="00381C36">
        <w:rPr>
          <w:rFonts w:eastAsia="Times New Roman"/>
          <w:lang w:val="ca-ES"/>
        </w:rPr>
        <w:t xml:space="preserve">Es pot indicar que una vegada s'hagi descarregat un estudi demanat pel  RIS aquest es visualitzi automàticament activant la opció </w:t>
      </w:r>
      <w:r w:rsidRPr="00381C36">
        <w:rPr>
          <w:rFonts w:eastAsia="Times New Roman"/>
          <w:b/>
          <w:lang w:val="ca-ES"/>
        </w:rPr>
        <w:t>Visualitza automàticament els estudis quan s'hagin descarregat.</w:t>
      </w: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DD6BB7">
      <w:pPr>
        <w:pStyle w:val="Ttulo2"/>
        <w:rPr>
          <w:lang w:val="ca-ES"/>
        </w:rPr>
      </w:pPr>
      <w:r w:rsidRPr="00381C36">
        <w:rPr>
          <w:lang w:val="ca-ES"/>
        </w:rPr>
        <w:br w:type="page"/>
      </w:r>
      <w:bookmarkStart w:id="96" w:name="_Toc263771943"/>
      <w:r w:rsidRPr="00381C36">
        <w:rPr>
          <w:lang w:val="ca-ES"/>
        </w:rPr>
        <w:lastRenderedPageBreak/>
        <w:t>C</w:t>
      </w:r>
      <w:bookmarkStart w:id="97" w:name="dicomdir"/>
      <w:bookmarkEnd w:id="97"/>
      <w:r w:rsidRPr="00381C36">
        <w:rPr>
          <w:lang w:val="ca-ES"/>
        </w:rPr>
        <w:t>onfiguració DICOMDIR</w:t>
      </w:r>
      <w:bookmarkEnd w:id="96"/>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Per accedir a la configuració DICOMDIR, cal anar amb menú </w:t>
      </w:r>
      <w:r w:rsidRPr="00381C36">
        <w:rPr>
          <w:rFonts w:eastAsia="Times New Roman"/>
          <w:b/>
          <w:lang w:val="ca-ES"/>
        </w:rPr>
        <w:t>Eines&gt;Configuració</w:t>
      </w:r>
      <w:r w:rsidRPr="00381C36">
        <w:rPr>
          <w:rFonts w:eastAsia="Times New Roman"/>
          <w:lang w:val="ca-ES"/>
        </w:rPr>
        <w:t xml:space="preserve"> i seleccionar la icona  </w:t>
      </w:r>
      <w:r w:rsidRPr="00381C36">
        <w:rPr>
          <w:rFonts w:ascii="Times New Roman" w:eastAsia="Times New Roman" w:hAnsi="Times New Roman"/>
          <w:noProof/>
          <w:lang w:val="es-ES"/>
        </w:rPr>
        <w:drawing>
          <wp:inline distT="0" distB="0" distL="0" distR="0">
            <wp:extent cx="390525" cy="3905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390525" cy="390525"/>
                    </a:xfrm>
                    <a:prstGeom prst="rect">
                      <a:avLst/>
                    </a:prstGeom>
                    <a:noFill/>
                    <a:ln w="9525">
                      <a:noFill/>
                      <a:miter lim="800000"/>
                      <a:headEnd/>
                      <a:tailEnd/>
                    </a:ln>
                  </pic:spPr>
                </pic:pic>
              </a:graphicData>
            </a:graphic>
          </wp:inline>
        </w:drawing>
      </w:r>
      <w:r w:rsidRPr="00381C36">
        <w:rPr>
          <w:rFonts w:eastAsia="Times New Roman"/>
          <w:lang w:val="ca-ES"/>
        </w:rPr>
        <w:t xml:space="preserve"> del DICOMDIR.</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Apareix la finestra de configuració:</w:t>
      </w:r>
    </w:p>
    <w:p w:rsidR="00381C36" w:rsidRPr="00381C36" w:rsidRDefault="00381C36" w:rsidP="00381C36">
      <w:pPr>
        <w:jc w:val="cente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909185" cy="2622958"/>
            <wp:effectExtent l="1905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srcRect/>
                    <a:stretch>
                      <a:fillRect/>
                    </a:stretch>
                  </pic:blipFill>
                  <pic:spPr bwMode="auto">
                    <a:xfrm>
                      <a:off x="0" y="0"/>
                      <a:ext cx="4909185" cy="2622958"/>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Es poden configurar diferents paràmetres: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Configuració creació DICOMDIR: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t>Convertir totes les imatges a Explicit Little Endian:</w:t>
      </w:r>
      <w:r w:rsidRPr="00381C36">
        <w:rPr>
          <w:rFonts w:eastAsia="Times New Roman"/>
          <w:lang w:val="ca-ES"/>
        </w:rPr>
        <w:t xml:space="preserve"> Si està activat, al crear el DICOMDIR, automàticament converteix totes les imatges a Explicit Little Endian.</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Configuració de l'aplicació de gravació de CD/DVD:</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t xml:space="preserve">Ruta aplicació: </w:t>
      </w:r>
      <w:r w:rsidRPr="00381C36">
        <w:rPr>
          <w:rFonts w:eastAsia="Times New Roman"/>
          <w:lang w:val="ca-ES"/>
        </w:rPr>
        <w:t xml:space="preserve"> És el directori on hi ha instal·lat el programa per gravar CD's i DVD's.</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Paràmetres de l'aplicació:</w:t>
      </w:r>
      <w:r w:rsidRPr="00381C36">
        <w:rPr>
          <w:rFonts w:eastAsia="Times New Roman"/>
          <w:lang w:val="ca-ES"/>
        </w:rPr>
        <w:t xml:space="preserve"> Són els paràmetres que es poden configurar per tal que s'utilitzin al cridar l'aplicació.</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Copiar el contingut del directori al DICOMDIR: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lang w:val="ca-ES"/>
        </w:rPr>
        <w:t>Es pot configurar l'Starviewer per tal que cada vegada que realitzi un DICOMDIR, afegeixi de forma automàtica el contingut (els arxius) que conté un directori. En aquest cas, es pot escollir en quin dels casos es vol fer: al crear un USB i/o al crear un CD/DVD.</w:t>
      </w:r>
    </w:p>
    <w:p w:rsidR="00381C36" w:rsidRPr="00381C36" w:rsidRDefault="00381C36" w:rsidP="00381C36">
      <w:pPr>
        <w:rPr>
          <w:rFonts w:eastAsia="Times New Roman"/>
          <w:lang w:val="ca-ES"/>
        </w:rPr>
      </w:pPr>
      <w:r w:rsidRPr="00381C36">
        <w:rPr>
          <w:rFonts w:eastAsia="Times New Roman"/>
          <w:lang w:val="ca-ES"/>
        </w:rPr>
        <w:t xml:space="preserve">Només cal posar la ruta del directori a copiar a la zona de </w:t>
      </w:r>
      <w:r w:rsidRPr="00381C36">
        <w:rPr>
          <w:rFonts w:eastAsia="Times New Roman"/>
          <w:b/>
          <w:lang w:val="ca-ES"/>
        </w:rPr>
        <w:t>Copiar el contingut del directori</w:t>
      </w:r>
      <w:r w:rsidRPr="00381C36">
        <w:rPr>
          <w:rFonts w:eastAsia="Times New Roman"/>
          <w:lang w:val="ca-ES"/>
        </w:rPr>
        <w:t>.</w:t>
      </w:r>
    </w:p>
    <w:p w:rsidR="00DD6BB7" w:rsidRDefault="00381C36" w:rsidP="00381C36">
      <w:pPr>
        <w:pStyle w:val="Ttulo1"/>
        <w:rPr>
          <w:lang w:val="ca-ES"/>
        </w:rPr>
      </w:pPr>
      <w:r w:rsidRPr="00381C36">
        <w:rPr>
          <w:lang w:val="ca-ES"/>
        </w:rPr>
        <w:br w:type="page"/>
      </w:r>
    </w:p>
    <w:p w:rsidR="00DD6BB7" w:rsidRPr="00DD6BB7" w:rsidRDefault="00DD6BB7" w:rsidP="00DD6BB7">
      <w:pPr>
        <w:pStyle w:val="Ttulo1"/>
        <w:rPr>
          <w:lang w:val="ca-ES"/>
        </w:rPr>
      </w:pPr>
      <w:bookmarkStart w:id="98" w:name="_Toc263771944"/>
      <w:r w:rsidRPr="00DD6BB7">
        <w:rPr>
          <w:lang w:val="ca-ES"/>
        </w:rPr>
        <w:lastRenderedPageBreak/>
        <w:t>Els visors</w:t>
      </w:r>
      <w:bookmarkEnd w:id="98"/>
    </w:p>
    <w:p w:rsidR="00381C36" w:rsidRPr="00381C36" w:rsidRDefault="00381C36" w:rsidP="00DD6BB7">
      <w:pPr>
        <w:pStyle w:val="Ttulo2"/>
        <w:rPr>
          <w:lang w:val="ca-ES"/>
        </w:rPr>
      </w:pPr>
      <w:bookmarkStart w:id="99" w:name="_Toc263771945"/>
      <w:r w:rsidRPr="00381C36">
        <w:rPr>
          <w:lang w:val="ca-ES"/>
        </w:rPr>
        <w:t>V</w:t>
      </w:r>
      <w:bookmarkStart w:id="100" w:name="visor-2d"/>
      <w:bookmarkEnd w:id="100"/>
      <w:r w:rsidRPr="00381C36">
        <w:rPr>
          <w:lang w:val="ca-ES"/>
        </w:rPr>
        <w:t>isor 2D</w:t>
      </w:r>
      <w:bookmarkEnd w:id="99"/>
    </w:p>
    <w:p w:rsidR="00381C36" w:rsidRPr="00381C36" w:rsidRDefault="00381C36" w:rsidP="00381C36">
      <w:pPr>
        <w:rPr>
          <w:rFonts w:eastAsia="Times New Roman"/>
          <w:lang w:val="ca-ES"/>
        </w:rPr>
      </w:pPr>
    </w:p>
    <w:p w:rsidR="00381C36" w:rsidRPr="00381C36" w:rsidRDefault="00381C36" w:rsidP="00381C36">
      <w:pPr>
        <w:jc w:val="both"/>
        <w:rPr>
          <w:rFonts w:eastAsia="Times New Roman"/>
          <w:lang w:val="ca-ES"/>
        </w:rPr>
      </w:pPr>
      <w:r w:rsidRPr="00381C36">
        <w:rPr>
          <w:rFonts w:eastAsia="Times New Roman"/>
          <w:lang w:val="ca-ES"/>
        </w:rPr>
        <w:t>Visor 2D per visualitzar estudis de TC, RM, MG, RF...</w:t>
      </w:r>
    </w:p>
    <w:p w:rsidR="00381C36" w:rsidRPr="00381C36" w:rsidRDefault="00381C36" w:rsidP="00381C36">
      <w:pPr>
        <w:jc w:val="both"/>
        <w:rPr>
          <w:rFonts w:eastAsia="Times New Roman"/>
          <w:lang w:val="ca-ES"/>
        </w:rPr>
      </w:pPr>
    </w:p>
    <w:p w:rsidR="00381C36" w:rsidRPr="00381C36" w:rsidRDefault="00381C36" w:rsidP="00381C36">
      <w:pPr>
        <w:jc w:val="both"/>
        <w:rPr>
          <w:rFonts w:eastAsia="Times New Roman"/>
          <w:lang w:val="ca-ES"/>
        </w:rPr>
      </w:pPr>
      <w:r w:rsidRPr="00381C36">
        <w:rPr>
          <w:rFonts w:eastAsia="Times New Roman"/>
          <w:lang w:val="ca-ES"/>
        </w:rPr>
        <w:t>Permet realitzar diferents reconstruccions:</w:t>
      </w:r>
    </w:p>
    <w:p w:rsidR="00381C36" w:rsidRPr="00381C36" w:rsidRDefault="00381C36" w:rsidP="00381C36">
      <w:pPr>
        <w:jc w:val="both"/>
        <w:rPr>
          <w:rFonts w:eastAsia="Times New Roman"/>
          <w:lang w:val="ca-ES"/>
        </w:rPr>
      </w:pPr>
      <w:r w:rsidRPr="00381C36">
        <w:rPr>
          <w:rFonts w:eastAsia="Times New Roman"/>
          <w:lang w:val="ca-ES"/>
        </w:rPr>
        <w:t xml:space="preserve">- </w:t>
      </w:r>
      <w:r w:rsidR="001A54F1">
        <w:fldChar w:fldCharType="begin"/>
      </w:r>
      <w:r w:rsidR="001A54F1" w:rsidRPr="001A54F1">
        <w:rPr>
          <w:lang w:val="ca-ES"/>
          <w:rPrChange w:id="101" w:author="Ester" w:date="2010-06-09T13:57:00Z">
            <w:rPr/>
          </w:rPrChange>
        </w:rPr>
        <w:instrText>HYPERLINK \l "reconstruccions"</w:instrText>
      </w:r>
      <w:r w:rsidR="001A54F1">
        <w:fldChar w:fldCharType="separate"/>
      </w:r>
      <w:r w:rsidRPr="00381C36">
        <w:rPr>
          <w:rFonts w:eastAsia="Times New Roman"/>
          <w:color w:val="0000FF"/>
          <w:u w:val="single"/>
          <w:lang w:val="ca-ES"/>
        </w:rPr>
        <w:t>Sagital</w:t>
      </w:r>
      <w:r w:rsidR="001A54F1">
        <w:fldChar w:fldCharType="end"/>
      </w:r>
    </w:p>
    <w:p w:rsidR="00381C36" w:rsidRPr="00381C36" w:rsidRDefault="00381C36" w:rsidP="00381C36">
      <w:pPr>
        <w:jc w:val="both"/>
        <w:rPr>
          <w:rFonts w:eastAsia="Times New Roman"/>
          <w:lang w:val="ca-ES"/>
        </w:rPr>
      </w:pPr>
      <w:r w:rsidRPr="00381C36">
        <w:rPr>
          <w:rFonts w:eastAsia="Times New Roman"/>
          <w:lang w:val="ca-ES"/>
        </w:rPr>
        <w:t xml:space="preserve">- </w:t>
      </w:r>
      <w:r w:rsidR="001A54F1">
        <w:fldChar w:fldCharType="begin"/>
      </w:r>
      <w:r w:rsidR="001A54F1" w:rsidRPr="001A54F1">
        <w:rPr>
          <w:lang w:val="ca-ES"/>
          <w:rPrChange w:id="102" w:author="Ester" w:date="2010-06-09T13:57:00Z">
            <w:rPr/>
          </w:rPrChange>
        </w:rPr>
        <w:instrText>HYPERLINK \l "reconstruccions"</w:instrText>
      </w:r>
      <w:r w:rsidR="001A54F1">
        <w:fldChar w:fldCharType="separate"/>
      </w:r>
      <w:r w:rsidRPr="00381C36">
        <w:rPr>
          <w:rFonts w:eastAsia="Times New Roman"/>
          <w:color w:val="0000FF"/>
          <w:u w:val="single"/>
          <w:lang w:val="ca-ES"/>
        </w:rPr>
        <w:t>Coronal</w:t>
      </w:r>
      <w:r w:rsidR="001A54F1">
        <w:fldChar w:fldCharType="end"/>
      </w:r>
    </w:p>
    <w:p w:rsidR="00381C36" w:rsidRPr="00381C36" w:rsidRDefault="00381C36" w:rsidP="00381C36">
      <w:pPr>
        <w:jc w:val="both"/>
        <w:rPr>
          <w:rFonts w:eastAsia="Times New Roman"/>
          <w:lang w:val="ca-ES"/>
        </w:rPr>
      </w:pPr>
    </w:p>
    <w:p w:rsidR="00381C36" w:rsidRPr="00381C36" w:rsidRDefault="00381C36" w:rsidP="00381C36">
      <w:pPr>
        <w:jc w:val="both"/>
        <w:rPr>
          <w:rFonts w:eastAsia="Times New Roman"/>
          <w:lang w:val="ca-ES"/>
        </w:rPr>
      </w:pPr>
      <w:r w:rsidRPr="00381C36">
        <w:rPr>
          <w:rFonts w:eastAsia="Times New Roman"/>
          <w:lang w:val="ca-ES"/>
        </w:rPr>
        <w:t>Calcular diferents mesures:</w:t>
      </w:r>
    </w:p>
    <w:p w:rsidR="00381C36" w:rsidRPr="00381C36" w:rsidRDefault="00381C36" w:rsidP="00381C36">
      <w:pPr>
        <w:jc w:val="both"/>
        <w:rPr>
          <w:rFonts w:eastAsia="Times New Roman"/>
          <w:lang w:val="ca-ES"/>
        </w:rPr>
      </w:pPr>
      <w:r w:rsidRPr="00381C36">
        <w:rPr>
          <w:rFonts w:eastAsia="Times New Roman"/>
          <w:lang w:val="ca-ES"/>
        </w:rPr>
        <w:t xml:space="preserve">- </w:t>
      </w:r>
      <w:r w:rsidR="001A54F1">
        <w:fldChar w:fldCharType="begin"/>
      </w:r>
      <w:r w:rsidR="001A54F1" w:rsidRPr="001A54F1">
        <w:rPr>
          <w:lang w:val="ca-ES"/>
          <w:rPrChange w:id="103" w:author="Ester" w:date="2010-06-09T13:57:00Z">
            <w:rPr/>
          </w:rPrChange>
        </w:rPr>
        <w:instrText>HYPERLINK \l "distància"</w:instrText>
      </w:r>
      <w:r w:rsidR="001A54F1">
        <w:fldChar w:fldCharType="separate"/>
      </w:r>
      <w:r w:rsidRPr="00381C36">
        <w:rPr>
          <w:rFonts w:eastAsia="Times New Roman"/>
          <w:color w:val="0000FF"/>
          <w:u w:val="single"/>
          <w:lang w:val="ca-ES"/>
        </w:rPr>
        <w:t>Distàncies</w:t>
      </w:r>
      <w:r w:rsidR="001A54F1">
        <w:fldChar w:fldCharType="end"/>
      </w:r>
    </w:p>
    <w:p w:rsidR="00381C36" w:rsidRPr="00381C36" w:rsidRDefault="00381C36" w:rsidP="00381C36">
      <w:pPr>
        <w:jc w:val="both"/>
        <w:rPr>
          <w:rFonts w:eastAsia="Times New Roman"/>
          <w:lang w:val="ca-ES"/>
        </w:rPr>
      </w:pPr>
      <w:r w:rsidRPr="00381C36">
        <w:rPr>
          <w:rFonts w:eastAsia="Times New Roman"/>
          <w:lang w:val="ca-ES"/>
        </w:rPr>
        <w:t xml:space="preserve">- </w:t>
      </w:r>
      <w:r w:rsidR="001A54F1">
        <w:fldChar w:fldCharType="begin"/>
      </w:r>
      <w:r w:rsidR="001A54F1" w:rsidRPr="001A54F1">
        <w:rPr>
          <w:lang w:val="ca-ES"/>
          <w:rPrChange w:id="104" w:author="Ester" w:date="2010-06-09T13:57:00Z">
            <w:rPr/>
          </w:rPrChange>
        </w:rPr>
        <w:instrText>HYPERLINK \l "angle"</w:instrText>
      </w:r>
      <w:r w:rsidR="001A54F1">
        <w:fldChar w:fldCharType="separate"/>
      </w:r>
      <w:r w:rsidRPr="00381C36">
        <w:rPr>
          <w:rFonts w:eastAsia="Times New Roman"/>
          <w:color w:val="0000FF"/>
          <w:u w:val="single"/>
          <w:lang w:val="ca-ES"/>
        </w:rPr>
        <w:t>Angles</w:t>
      </w:r>
      <w:r w:rsidR="001A54F1">
        <w:fldChar w:fldCharType="end"/>
      </w:r>
    </w:p>
    <w:p w:rsidR="00381C36" w:rsidRPr="00381C36" w:rsidRDefault="00381C36" w:rsidP="00381C36">
      <w:pPr>
        <w:jc w:val="both"/>
        <w:rPr>
          <w:rFonts w:eastAsia="Times New Roman"/>
          <w:lang w:val="ca-ES"/>
        </w:rPr>
      </w:pPr>
      <w:r w:rsidRPr="00381C36">
        <w:rPr>
          <w:rFonts w:eastAsia="Times New Roman"/>
          <w:lang w:val="ca-ES"/>
        </w:rPr>
        <w:t xml:space="preserve">- </w:t>
      </w:r>
      <w:r w:rsidR="001A54F1">
        <w:fldChar w:fldCharType="begin"/>
      </w:r>
      <w:r w:rsidR="001A54F1" w:rsidRPr="001A54F1">
        <w:rPr>
          <w:lang w:val="ca-ES"/>
          <w:rPrChange w:id="105" w:author="Ester" w:date="2010-06-09T13:57:00Z">
            <w:rPr/>
          </w:rPrChange>
        </w:rPr>
        <w:instrText>HYPERLINK \l "angle-obert"</w:instrText>
      </w:r>
      <w:r w:rsidR="001A54F1">
        <w:fldChar w:fldCharType="separate"/>
      </w:r>
      <w:r w:rsidRPr="00381C36">
        <w:rPr>
          <w:rFonts w:eastAsia="Times New Roman"/>
          <w:color w:val="0000FF"/>
          <w:u w:val="single"/>
          <w:lang w:val="ca-ES"/>
        </w:rPr>
        <w:t>Angles oberts</w:t>
      </w:r>
      <w:r w:rsidR="001A54F1">
        <w:fldChar w:fldCharType="end"/>
      </w:r>
    </w:p>
    <w:p w:rsidR="00381C36" w:rsidRPr="00381C36" w:rsidRDefault="00381C36" w:rsidP="00381C36">
      <w:pPr>
        <w:jc w:val="both"/>
        <w:rPr>
          <w:rFonts w:eastAsia="Times New Roman"/>
          <w:lang w:val="ca-ES"/>
        </w:rPr>
      </w:pPr>
      <w:r w:rsidRPr="00381C36">
        <w:rPr>
          <w:rFonts w:eastAsia="Times New Roman"/>
          <w:lang w:val="ca-ES"/>
        </w:rPr>
        <w:t xml:space="preserve">- </w:t>
      </w:r>
      <w:r w:rsidR="001A54F1">
        <w:fldChar w:fldCharType="begin"/>
      </w:r>
      <w:r w:rsidR="001A54F1" w:rsidRPr="001A54F1">
        <w:rPr>
          <w:lang w:val="ca-ES"/>
          <w:rPrChange w:id="106" w:author="Ester" w:date="2010-06-09T13:57:00Z">
            <w:rPr/>
          </w:rPrChange>
        </w:rPr>
        <w:instrText>HYPERLINK \l "roi"</w:instrText>
      </w:r>
      <w:r w:rsidR="001A54F1">
        <w:fldChar w:fldCharType="separate"/>
      </w:r>
      <w:r w:rsidRPr="00381C36">
        <w:rPr>
          <w:rFonts w:eastAsia="Times New Roman"/>
          <w:color w:val="0000FF"/>
          <w:u w:val="single"/>
          <w:lang w:val="ca-ES"/>
        </w:rPr>
        <w:t>ROI</w:t>
      </w:r>
      <w:r w:rsidR="001A54F1">
        <w:fldChar w:fldCharType="end"/>
      </w:r>
      <w:r w:rsidRPr="00381C36">
        <w:rPr>
          <w:rFonts w:eastAsia="Times New Roman"/>
          <w:lang w:val="ca-ES"/>
        </w:rPr>
        <w:t xml:space="preserve"> (Regions d'interès) per càlcul d'àrees i mitjana de grisos</w:t>
      </w:r>
    </w:p>
    <w:p w:rsidR="00381C36" w:rsidRPr="00381C36" w:rsidRDefault="00381C36" w:rsidP="00381C36">
      <w:pPr>
        <w:jc w:val="both"/>
        <w:rPr>
          <w:rFonts w:eastAsia="Times New Roman"/>
          <w:lang w:val="ca-ES"/>
        </w:rPr>
      </w:pPr>
      <w:r w:rsidRPr="00381C36">
        <w:rPr>
          <w:rFonts w:eastAsia="Times New Roman"/>
          <w:lang w:val="ca-ES"/>
        </w:rPr>
        <w:t xml:space="preserve">- </w:t>
      </w:r>
      <w:r w:rsidR="001A54F1">
        <w:fldChar w:fldCharType="begin"/>
      </w:r>
      <w:r w:rsidR="001A54F1" w:rsidRPr="001A54F1">
        <w:rPr>
          <w:lang w:val="ca-ES"/>
          <w:rPrChange w:id="107" w:author="Ester" w:date="2010-06-09T13:57:00Z">
            <w:rPr/>
          </w:rPrChange>
        </w:rPr>
        <w:instrText>HYPERLINK \l "borrar"</w:instrText>
      </w:r>
      <w:r w:rsidR="001A54F1">
        <w:fldChar w:fldCharType="separate"/>
      </w:r>
      <w:r w:rsidRPr="00381C36">
        <w:rPr>
          <w:rFonts w:eastAsia="Times New Roman"/>
          <w:color w:val="0000FF"/>
          <w:u w:val="single"/>
          <w:lang w:val="ca-ES"/>
        </w:rPr>
        <w:t>Esborrar totes les mesures creades</w:t>
      </w:r>
      <w:r w:rsidR="001A54F1">
        <w:fldChar w:fldCharType="end"/>
      </w:r>
    </w:p>
    <w:p w:rsidR="00381C36" w:rsidRPr="00381C36" w:rsidRDefault="00381C36" w:rsidP="00381C36">
      <w:pPr>
        <w:jc w:val="both"/>
        <w:rPr>
          <w:rFonts w:eastAsia="Times New Roman"/>
          <w:lang w:val="ca-ES"/>
        </w:rPr>
      </w:pPr>
    </w:p>
    <w:p w:rsidR="00381C36" w:rsidRPr="00381C36" w:rsidRDefault="00381C36" w:rsidP="00381C36">
      <w:pPr>
        <w:jc w:val="both"/>
        <w:rPr>
          <w:rFonts w:eastAsia="Times New Roman"/>
          <w:lang w:val="ca-ES"/>
        </w:rPr>
      </w:pPr>
      <w:r w:rsidRPr="00381C36">
        <w:rPr>
          <w:rFonts w:eastAsia="Times New Roman"/>
          <w:lang w:val="ca-ES"/>
        </w:rPr>
        <w:t>Realitzar diferents operacions:</w:t>
      </w:r>
    </w:p>
    <w:p w:rsidR="00381C36" w:rsidRPr="00381C36" w:rsidRDefault="00381C36" w:rsidP="00381C36">
      <w:pPr>
        <w:jc w:val="both"/>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108" w:author="Ester" w:date="2010-06-09T13:57:00Z">
            <w:rPr/>
          </w:rPrChange>
        </w:rPr>
        <w:instrText>HYPERLINK \l "crear-una-imatge"</w:instrText>
      </w:r>
      <w:r w:rsidR="001A54F1">
        <w:fldChar w:fldCharType="separate"/>
      </w:r>
      <w:r w:rsidRPr="00381C36">
        <w:rPr>
          <w:rFonts w:eastAsia="Times New Roman"/>
          <w:color w:val="0000FF"/>
          <w:u w:val="single"/>
          <w:lang w:val="ca-ES"/>
        </w:rPr>
        <w:t>Enviar imatges a un PACS</w:t>
      </w:r>
      <w:r w:rsidR="001A54F1">
        <w:fldChar w:fldCharType="end"/>
      </w:r>
    </w:p>
    <w:p w:rsidR="00381C36" w:rsidRPr="00381C36" w:rsidRDefault="00381C36" w:rsidP="00381C36">
      <w:pPr>
        <w:jc w:val="both"/>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109" w:author="Ester" w:date="2010-06-09T13:57:00Z">
            <w:rPr/>
          </w:rPrChange>
        </w:rPr>
        <w:instrText>HYPERLINK \l "invertir"</w:instrText>
      </w:r>
      <w:r w:rsidR="001A54F1">
        <w:fldChar w:fldCharType="separate"/>
      </w:r>
      <w:r w:rsidRPr="00381C36">
        <w:rPr>
          <w:rFonts w:eastAsia="Times New Roman"/>
          <w:color w:val="0000FF"/>
          <w:u w:val="single"/>
          <w:lang w:val="ca-ES"/>
        </w:rPr>
        <w:t>Invertir els colors de la imatge</w:t>
      </w:r>
      <w:r w:rsidR="001A54F1">
        <w:fldChar w:fldCharType="end"/>
      </w:r>
    </w:p>
    <w:p w:rsidR="00381C36" w:rsidRPr="00381C36" w:rsidRDefault="00381C36" w:rsidP="00381C36">
      <w:pPr>
        <w:jc w:val="both"/>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110" w:author="Ester" w:date="2010-06-09T13:57:00Z">
            <w:rPr/>
          </w:rPrChange>
        </w:rPr>
        <w:instrText>HYPERLINK \l "zoom"</w:instrText>
      </w:r>
      <w:r w:rsidR="001A54F1">
        <w:fldChar w:fldCharType="separate"/>
      </w:r>
      <w:r w:rsidRPr="00381C36">
        <w:rPr>
          <w:rFonts w:eastAsia="Times New Roman"/>
          <w:color w:val="0000FF"/>
          <w:u w:val="single"/>
          <w:lang w:val="ca-ES"/>
        </w:rPr>
        <w:t>Zoom</w:t>
      </w:r>
      <w:r w:rsidR="001A54F1">
        <w:fldChar w:fldCharType="end"/>
      </w:r>
    </w:p>
    <w:p w:rsidR="00381C36" w:rsidRPr="00381C36" w:rsidRDefault="00381C36" w:rsidP="00381C36">
      <w:pPr>
        <w:jc w:val="both"/>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111" w:author="Ester" w:date="2010-06-09T13:57:00Z">
            <w:rPr/>
          </w:rPrChange>
        </w:rPr>
        <w:instrText>HYPERLINK \l "layout-regular"</w:instrText>
      </w:r>
      <w:r w:rsidR="001A54F1">
        <w:fldChar w:fldCharType="separate"/>
      </w:r>
      <w:r w:rsidRPr="00381C36">
        <w:rPr>
          <w:rFonts w:eastAsia="Times New Roman"/>
          <w:color w:val="0000FF"/>
          <w:u w:val="single"/>
          <w:lang w:val="ca-ES"/>
        </w:rPr>
        <w:t>Escollir de forma personalitzada la forma de visualització</w:t>
      </w:r>
      <w:r w:rsidR="001A54F1">
        <w:fldChar w:fldCharType="end"/>
      </w:r>
      <w:r w:rsidRPr="00381C36">
        <w:rPr>
          <w:rFonts w:eastAsia="Times New Roman"/>
          <w:lang w:val="ca-ES"/>
        </w:rPr>
        <w:t xml:space="preserve"> (nombre d'estudis oberts, col·locació de les imatges...)</w:t>
      </w:r>
    </w:p>
    <w:p w:rsidR="00381C36" w:rsidRPr="00381C36" w:rsidRDefault="00381C36" w:rsidP="00381C36">
      <w:pPr>
        <w:jc w:val="both"/>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112" w:author="Ester" w:date="2010-06-09T13:57:00Z">
            <w:rPr/>
          </w:rPrChange>
        </w:rPr>
        <w:instrText>HYPERLINK \l "estudis-previs"</w:instrText>
      </w:r>
      <w:r w:rsidR="001A54F1">
        <w:fldChar w:fldCharType="separate"/>
      </w:r>
      <w:r w:rsidRPr="00381C36">
        <w:rPr>
          <w:rFonts w:eastAsia="Times New Roman"/>
          <w:color w:val="0000FF"/>
          <w:u w:val="single"/>
          <w:lang w:val="ca-ES"/>
        </w:rPr>
        <w:t>Visualitzar la llista d'estudis previs que té el pacient</w:t>
      </w:r>
      <w:r w:rsidR="001A54F1">
        <w:fldChar w:fldCharType="end"/>
      </w:r>
    </w:p>
    <w:p w:rsidR="00381C36" w:rsidRPr="00381C36" w:rsidRDefault="00381C36" w:rsidP="00381C36">
      <w:pPr>
        <w:jc w:val="both"/>
        <w:rPr>
          <w:rFonts w:eastAsia="Times New Roman"/>
          <w:lang w:val="ca-ES"/>
        </w:rPr>
      </w:pPr>
      <w:r w:rsidRPr="00381C36">
        <w:rPr>
          <w:rFonts w:eastAsia="Times New Roman"/>
          <w:lang w:val="ca-ES"/>
        </w:rPr>
        <w:t xml:space="preserve">- Rotació de la imatge: </w:t>
      </w:r>
      <w:r w:rsidR="001A54F1">
        <w:fldChar w:fldCharType="begin"/>
      </w:r>
      <w:r w:rsidR="001A54F1" w:rsidRPr="001A54F1">
        <w:rPr>
          <w:lang w:val="es-ES"/>
          <w:rPrChange w:id="113" w:author="Ester" w:date="2010-06-09T13:57:00Z">
            <w:rPr/>
          </w:rPrChange>
        </w:rPr>
        <w:instrText>HYPERLINK \l "rotació-en-sentit-horari"</w:instrText>
      </w:r>
      <w:r w:rsidR="001A54F1">
        <w:fldChar w:fldCharType="separate"/>
      </w:r>
      <w:r w:rsidRPr="00381C36">
        <w:rPr>
          <w:rFonts w:eastAsia="Times New Roman"/>
          <w:color w:val="0000FF"/>
          <w:u w:val="single"/>
          <w:lang w:val="ca-ES"/>
        </w:rPr>
        <w:t>cap a la dreta</w:t>
      </w:r>
      <w:r w:rsidR="001A54F1">
        <w:fldChar w:fldCharType="end"/>
      </w:r>
      <w:r w:rsidRPr="00381C36">
        <w:rPr>
          <w:rFonts w:eastAsia="Times New Roman"/>
          <w:lang w:val="ca-ES"/>
        </w:rPr>
        <w:t xml:space="preserve"> i </w:t>
      </w:r>
      <w:r w:rsidR="001A54F1">
        <w:fldChar w:fldCharType="begin"/>
      </w:r>
      <w:r w:rsidR="001A54F1" w:rsidRPr="001A54F1">
        <w:rPr>
          <w:lang w:val="es-ES"/>
          <w:rPrChange w:id="114" w:author="Ester" w:date="2010-06-09T13:57:00Z">
            <w:rPr/>
          </w:rPrChange>
        </w:rPr>
        <w:instrText>HYPERLINK \l "rotació-en-sentit-antihorari"</w:instrText>
      </w:r>
      <w:r w:rsidR="001A54F1">
        <w:fldChar w:fldCharType="separate"/>
      </w:r>
      <w:r w:rsidRPr="00381C36">
        <w:rPr>
          <w:rFonts w:eastAsia="Times New Roman"/>
          <w:color w:val="0000FF"/>
          <w:u w:val="single"/>
          <w:lang w:val="ca-ES"/>
        </w:rPr>
        <w:t>cap a l'esquerre</w:t>
      </w:r>
      <w:r w:rsidR="001A54F1">
        <w:fldChar w:fldCharType="end"/>
      </w:r>
    </w:p>
    <w:p w:rsidR="00381C36" w:rsidRPr="00381C36" w:rsidRDefault="00381C36" w:rsidP="00381C36">
      <w:pPr>
        <w:jc w:val="both"/>
        <w:rPr>
          <w:rFonts w:eastAsia="Times New Roman"/>
          <w:lang w:val="ca-ES"/>
        </w:rPr>
      </w:pPr>
      <w:r w:rsidRPr="00381C36">
        <w:rPr>
          <w:rFonts w:eastAsia="Times New Roman"/>
          <w:lang w:val="ca-ES"/>
        </w:rPr>
        <w:t xml:space="preserve">- Flip de la imatge: </w:t>
      </w:r>
      <w:r w:rsidR="001A54F1">
        <w:fldChar w:fldCharType="begin"/>
      </w:r>
      <w:r w:rsidR="001A54F1" w:rsidRPr="001A54F1">
        <w:rPr>
          <w:lang w:val="es-ES"/>
          <w:rPrChange w:id="115" w:author="Ester" w:date="2010-06-09T13:57:00Z">
            <w:rPr/>
          </w:rPrChange>
        </w:rPr>
        <w:instrText>HYPERLINK \l "flip-vertical"</w:instrText>
      </w:r>
      <w:r w:rsidR="001A54F1">
        <w:fldChar w:fldCharType="separate"/>
      </w:r>
      <w:r w:rsidRPr="00381C36">
        <w:rPr>
          <w:rFonts w:eastAsia="Times New Roman"/>
          <w:color w:val="0000FF"/>
          <w:u w:val="single"/>
          <w:lang w:val="ca-ES"/>
        </w:rPr>
        <w:t>vertical</w:t>
      </w:r>
      <w:r w:rsidR="001A54F1">
        <w:fldChar w:fldCharType="end"/>
      </w:r>
      <w:r w:rsidRPr="00381C36">
        <w:rPr>
          <w:rFonts w:eastAsia="Times New Roman"/>
          <w:lang w:val="ca-ES"/>
        </w:rPr>
        <w:t xml:space="preserve"> i </w:t>
      </w:r>
      <w:r w:rsidR="001A54F1">
        <w:fldChar w:fldCharType="begin"/>
      </w:r>
      <w:r w:rsidR="001A54F1" w:rsidRPr="001A54F1">
        <w:rPr>
          <w:lang w:val="es-ES"/>
          <w:rPrChange w:id="116" w:author="Ester" w:date="2010-06-09T13:57:00Z">
            <w:rPr/>
          </w:rPrChange>
        </w:rPr>
        <w:instrText>HYPERLINK \l "flip-horitzontal"</w:instrText>
      </w:r>
      <w:r w:rsidR="001A54F1">
        <w:fldChar w:fldCharType="separate"/>
      </w:r>
      <w:r w:rsidRPr="00381C36">
        <w:rPr>
          <w:rFonts w:eastAsia="Times New Roman"/>
          <w:color w:val="0000FF"/>
          <w:u w:val="single"/>
          <w:lang w:val="ca-ES"/>
        </w:rPr>
        <w:t>horitzontal</w:t>
      </w:r>
      <w:r w:rsidR="001A54F1">
        <w:fldChar w:fldCharType="end"/>
      </w:r>
    </w:p>
    <w:p w:rsidR="00381C36" w:rsidRPr="00381C36" w:rsidRDefault="00381C36" w:rsidP="00381C36">
      <w:pPr>
        <w:jc w:val="both"/>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117" w:author="Ester" w:date="2010-06-09T13:57:00Z">
            <w:rPr/>
          </w:rPrChange>
        </w:rPr>
        <w:instrText>HYPERLINK \l "reestablir-un-visor"</w:instrText>
      </w:r>
      <w:r w:rsidR="001A54F1">
        <w:fldChar w:fldCharType="separate"/>
      </w:r>
      <w:r w:rsidRPr="00381C36">
        <w:rPr>
          <w:rFonts w:eastAsia="Times New Roman"/>
          <w:color w:val="0000FF"/>
          <w:u w:val="single"/>
          <w:lang w:val="ca-ES"/>
        </w:rPr>
        <w:t>Restablir un visor a l'estat inicial</w:t>
      </w:r>
      <w:r w:rsidR="001A54F1">
        <w:fldChar w:fldCharType="end"/>
      </w:r>
    </w:p>
    <w:p w:rsidR="00381C36" w:rsidRPr="00381C36" w:rsidRDefault="00381C36" w:rsidP="00381C36">
      <w:pPr>
        <w:jc w:val="both"/>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118" w:author="Ester" w:date="2010-06-09T13:57:00Z">
            <w:rPr/>
          </w:rPrChange>
        </w:rPr>
        <w:instrText>HYPERLINK \l "amagar-informació-del-pacient"</w:instrText>
      </w:r>
      <w:r w:rsidR="001A54F1">
        <w:fldChar w:fldCharType="separate"/>
      </w:r>
      <w:r w:rsidRPr="00381C36">
        <w:rPr>
          <w:rFonts w:eastAsia="Times New Roman"/>
          <w:color w:val="0000FF"/>
          <w:u w:val="single"/>
          <w:lang w:val="ca-ES"/>
        </w:rPr>
        <w:t>Amagar la informació del pacient del visualitzador</w:t>
      </w:r>
      <w:r w:rsidR="001A54F1">
        <w:fldChar w:fldCharType="end"/>
      </w:r>
    </w:p>
    <w:p w:rsidR="00381C36" w:rsidRPr="00381C36" w:rsidRDefault="00381C36" w:rsidP="00381C36">
      <w:pPr>
        <w:jc w:val="both"/>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119" w:author="Ester" w:date="2010-06-09T13:57:00Z">
            <w:rPr/>
          </w:rPrChange>
        </w:rPr>
        <w:instrText>HYPERLINK \l "captura-de-pantalla"</w:instrText>
      </w:r>
      <w:r w:rsidR="001A54F1">
        <w:fldChar w:fldCharType="separate"/>
      </w:r>
      <w:r w:rsidRPr="00381C36">
        <w:rPr>
          <w:rFonts w:eastAsia="Times New Roman"/>
          <w:color w:val="0000FF"/>
          <w:u w:val="single"/>
          <w:lang w:val="ca-ES"/>
        </w:rPr>
        <w:t>Guardar una captura en format d'imatge</w:t>
      </w:r>
      <w:r w:rsidR="001A54F1">
        <w:fldChar w:fldCharType="end"/>
      </w:r>
      <w:r w:rsidRPr="00381C36">
        <w:rPr>
          <w:rFonts w:eastAsia="Times New Roman"/>
          <w:lang w:val="ca-ES"/>
        </w:rPr>
        <w:t xml:space="preserve"> (.jpg, .png, .bmp )</w:t>
      </w:r>
    </w:p>
    <w:p w:rsidR="00381C36" w:rsidRPr="00381C36" w:rsidRDefault="00381C36" w:rsidP="00381C36">
      <w:pPr>
        <w:jc w:val="both"/>
        <w:rPr>
          <w:rFonts w:eastAsia="Times New Roman"/>
          <w:lang w:val="ca-ES"/>
        </w:rPr>
      </w:pPr>
      <w:r w:rsidRPr="00381C36">
        <w:rPr>
          <w:rFonts w:eastAsia="Times New Roman"/>
          <w:lang w:val="ca-ES"/>
        </w:rPr>
        <w:t xml:space="preserve">- </w:t>
      </w:r>
      <w:hyperlink w:anchor="thick-slab" w:history="1">
        <w:r w:rsidRPr="00381C36">
          <w:rPr>
            <w:rFonts w:eastAsia="Times New Roman"/>
            <w:color w:val="0000FF"/>
            <w:u w:val="single"/>
            <w:lang w:val="ca-ES"/>
          </w:rPr>
          <w:t>Thick Slab</w:t>
        </w:r>
      </w:hyperlink>
      <w:r w:rsidRPr="00381C36">
        <w:rPr>
          <w:rFonts w:eastAsia="Times New Roman"/>
          <w:lang w:val="ca-ES"/>
        </w:rPr>
        <w:t xml:space="preserve"> (MIP, MinIP, mitja)</w:t>
      </w:r>
    </w:p>
    <w:p w:rsidR="00381C36" w:rsidRPr="00381C36" w:rsidRDefault="00381C36" w:rsidP="00381C36">
      <w:pPr>
        <w:jc w:val="both"/>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120" w:author="Ester" w:date="2010-06-09T13:57:00Z">
            <w:rPr/>
          </w:rPrChange>
        </w:rPr>
        <w:instrText>HYPERLINK \l "reference-lines"</w:instrText>
      </w:r>
      <w:r w:rsidR="001A54F1">
        <w:fldChar w:fldCharType="separate"/>
      </w:r>
      <w:r w:rsidRPr="00381C36">
        <w:rPr>
          <w:rFonts w:eastAsia="Times New Roman"/>
          <w:color w:val="0000FF"/>
          <w:u w:val="single"/>
          <w:lang w:val="ca-ES"/>
        </w:rPr>
        <w:t>Reference Lines</w:t>
      </w:r>
      <w:r w:rsidR="001A54F1">
        <w:fldChar w:fldCharType="end"/>
      </w:r>
    </w:p>
    <w:p w:rsidR="00381C36" w:rsidRPr="00381C36" w:rsidRDefault="00381C36" w:rsidP="00381C36">
      <w:pPr>
        <w:jc w:val="both"/>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121" w:author="Ester" w:date="2010-06-09T13:57:00Z">
            <w:rPr/>
          </w:rPrChange>
        </w:rPr>
        <w:instrText>HYPERLINK \l "cursor-3d"</w:instrText>
      </w:r>
      <w:r w:rsidR="001A54F1">
        <w:fldChar w:fldCharType="separate"/>
      </w:r>
      <w:r w:rsidRPr="00381C36">
        <w:rPr>
          <w:rFonts w:eastAsia="Times New Roman"/>
          <w:color w:val="0000FF"/>
          <w:u w:val="single"/>
          <w:lang w:val="ca-ES"/>
        </w:rPr>
        <w:t>Cursor 3D</w:t>
      </w:r>
      <w:r w:rsidR="001A54F1">
        <w:fldChar w:fldCharType="end"/>
      </w:r>
    </w:p>
    <w:p w:rsidR="00381C36" w:rsidRPr="00381C36" w:rsidRDefault="00381C36" w:rsidP="00381C36">
      <w:pPr>
        <w:jc w:val="both"/>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122" w:author="Ester" w:date="2010-06-09T13:57:00Z">
            <w:rPr/>
          </w:rPrChange>
        </w:rPr>
        <w:instrText>HYPERLINK \l "video"</w:instrText>
      </w:r>
      <w:r w:rsidR="001A54F1">
        <w:fldChar w:fldCharType="separate"/>
      </w:r>
      <w:r w:rsidRPr="00381C36">
        <w:rPr>
          <w:rFonts w:eastAsia="Times New Roman"/>
          <w:color w:val="0000FF"/>
          <w:u w:val="single"/>
          <w:lang w:val="ca-ES"/>
        </w:rPr>
        <w:t>Visualització de les imatges en forma de vídeo</w:t>
      </w:r>
      <w:r w:rsidR="001A54F1">
        <w:fldChar w:fldCharType="end"/>
      </w:r>
    </w:p>
    <w:p w:rsidR="00381C36" w:rsidRPr="00381C36" w:rsidRDefault="00381C36" w:rsidP="00381C36">
      <w:pPr>
        <w:jc w:val="both"/>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123" w:author="Ester" w:date="2010-06-09T13:57:00Z">
            <w:rPr/>
          </w:rPrChange>
        </w:rPr>
        <w:instrText>HYPERLINK \l "informació-vòxel"</w:instrText>
      </w:r>
      <w:r w:rsidR="001A54F1">
        <w:fldChar w:fldCharType="separate"/>
      </w:r>
      <w:r w:rsidRPr="00381C36">
        <w:rPr>
          <w:rFonts w:eastAsia="Times New Roman"/>
          <w:color w:val="0000FF"/>
          <w:u w:val="single"/>
          <w:lang w:val="ca-ES"/>
        </w:rPr>
        <w:t>Veure la informació d'un sol vòxel</w:t>
      </w:r>
      <w:r w:rsidR="001A54F1">
        <w:fldChar w:fldCharType="end"/>
      </w:r>
      <w:r w:rsidRPr="00381C36">
        <w:rPr>
          <w:rFonts w:eastAsia="Times New Roman"/>
          <w:lang w:val="ca-ES"/>
        </w:rPr>
        <w:t xml:space="preserve"> (posició, valor)</w:t>
      </w:r>
    </w:p>
    <w:p w:rsidR="00381C36" w:rsidRPr="00381C36" w:rsidRDefault="00381C36" w:rsidP="00381C36">
      <w:pPr>
        <w:jc w:val="both"/>
        <w:rPr>
          <w:rFonts w:eastAsia="Times New Roman"/>
          <w:lang w:val="ca-ES"/>
        </w:rPr>
      </w:pPr>
      <w:r w:rsidRPr="00381C36">
        <w:rPr>
          <w:rFonts w:eastAsia="Times New Roman"/>
          <w:lang w:val="ca-ES"/>
        </w:rPr>
        <w:t xml:space="preserve">- </w:t>
      </w:r>
      <w:hyperlink w:anchor="informació-dicom" w:history="1">
        <w:r w:rsidRPr="00381C36">
          <w:rPr>
            <w:rFonts w:eastAsia="Times New Roman"/>
            <w:color w:val="0000FF"/>
            <w:u w:val="single"/>
            <w:lang w:val="ca-ES"/>
          </w:rPr>
          <w:t>Informació addicional DICOM</w:t>
        </w:r>
      </w:hyperlink>
    </w:p>
    <w:p w:rsidR="00381C36" w:rsidRPr="00381C36" w:rsidRDefault="00381C36" w:rsidP="00381C36">
      <w:pPr>
        <w:jc w:val="both"/>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lastRenderedPageBreak/>
        <w:drawing>
          <wp:inline distT="0" distB="0" distL="0" distR="0">
            <wp:extent cx="4543425" cy="2838450"/>
            <wp:effectExtent l="1905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4543425" cy="28384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lang w:val="ca-ES"/>
        </w:rPr>
      </w:pPr>
      <w:r w:rsidRPr="00381C36">
        <w:rPr>
          <w:rFonts w:eastAsia="Times New Roman"/>
          <w:lang w:val="ca-ES"/>
        </w:rPr>
        <w:t xml:space="preserve">Per saber el funcionament de cada eina, veure el capítol </w:t>
      </w:r>
      <w:r w:rsidR="001A54F1">
        <w:fldChar w:fldCharType="begin"/>
      </w:r>
      <w:r w:rsidR="001A54F1" w:rsidRPr="001A54F1">
        <w:rPr>
          <w:lang w:val="es-ES"/>
          <w:rPrChange w:id="124" w:author="Ester" w:date="2010-06-09T13:57:00Z">
            <w:rPr/>
          </w:rPrChange>
        </w:rPr>
        <w:instrText>HYPERLINK \l "slicing"</w:instrText>
      </w:r>
      <w:r w:rsidR="001A54F1">
        <w:fldChar w:fldCharType="separate"/>
      </w:r>
      <w:r w:rsidRPr="00381C36">
        <w:rPr>
          <w:rFonts w:eastAsia="Times New Roman"/>
          <w:color w:val="0000FF"/>
          <w:u w:val="single"/>
          <w:lang w:val="ca-ES"/>
        </w:rPr>
        <w:t>Les Eines</w:t>
      </w:r>
      <w:r w:rsidR="001A54F1">
        <w:fldChar w:fldCharType="end"/>
      </w:r>
    </w:p>
    <w:p w:rsidR="00381C36" w:rsidRPr="00381C36" w:rsidRDefault="00381C36" w:rsidP="00DD6BB7">
      <w:pPr>
        <w:pStyle w:val="Ttulo2"/>
        <w:rPr>
          <w:lang w:val="ca-ES"/>
        </w:rPr>
      </w:pPr>
      <w:r w:rsidRPr="00381C36">
        <w:rPr>
          <w:lang w:val="ca-ES"/>
        </w:rPr>
        <w:br w:type="page"/>
      </w:r>
      <w:bookmarkStart w:id="125" w:name="_Toc263771946"/>
      <w:r w:rsidRPr="00381C36">
        <w:rPr>
          <w:lang w:val="ca-ES"/>
        </w:rPr>
        <w:lastRenderedPageBreak/>
        <w:t>V</w:t>
      </w:r>
      <w:bookmarkStart w:id="126" w:name="visor-mpr-2d"/>
      <w:bookmarkEnd w:id="126"/>
      <w:r w:rsidRPr="00381C36">
        <w:rPr>
          <w:lang w:val="ca-ES"/>
        </w:rPr>
        <w:t>isor MPR 2D</w:t>
      </w:r>
      <w:bookmarkEnd w:id="125"/>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El visor MPR 2D permet realitzar reconstruccions d'una sèrie en qualsevol pla de tall ja sigui ortogonal o no.</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Permet escollir els dos talls que formen les imatges resultat, per poder veure així la informació des d'altres punts de tall que no s'han adquirit al posar el pacient a la màquina.</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 moure els plans de tall es fa de la següent forma:</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Rotació:</w:t>
      </w:r>
      <w:r w:rsidRPr="00381C36">
        <w:rPr>
          <w:rFonts w:eastAsia="Times New Roman"/>
          <w:lang w:val="ca-ES"/>
        </w:rPr>
        <w:t xml:space="preserve"> Es col·loca el cursor sobre una de les línies, i mentre es manté el </w:t>
      </w:r>
      <w:r w:rsidRPr="00381C36">
        <w:rPr>
          <w:rFonts w:eastAsia="Times New Roman"/>
          <w:b/>
          <w:lang w:val="ca-ES"/>
        </w:rPr>
        <w:t>botó esquerre</w:t>
      </w:r>
      <w:r w:rsidRPr="00381C36">
        <w:rPr>
          <w:rFonts w:eastAsia="Times New Roman"/>
          <w:lang w:val="ca-ES"/>
        </w:rPr>
        <w:t xml:space="preserve"> del ratolí clicat, es </w:t>
      </w:r>
      <w:r w:rsidRPr="00381C36">
        <w:rPr>
          <w:rFonts w:eastAsia="Times New Roman"/>
          <w:b/>
          <w:lang w:val="ca-ES"/>
        </w:rPr>
        <w:t xml:space="preserve">desplaça </w:t>
      </w:r>
      <w:r w:rsidRPr="00381C36">
        <w:rPr>
          <w:rFonts w:eastAsia="Times New Roman"/>
          <w:lang w:val="ca-ES"/>
        </w:rPr>
        <w:t>el ratolí en la direcció a on es vulgui rotar el pla de tall.</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Desplaçament:</w:t>
      </w:r>
      <w:r w:rsidRPr="00381C36">
        <w:rPr>
          <w:rFonts w:eastAsia="Times New Roman"/>
          <w:lang w:val="ca-ES"/>
        </w:rPr>
        <w:t xml:space="preserve"> Es col·loca el cursor sobre una de les línies, i mentre es manté la tecla </w:t>
      </w:r>
      <w:r w:rsidRPr="00381C36">
        <w:rPr>
          <w:rFonts w:eastAsia="Times New Roman"/>
          <w:b/>
          <w:lang w:val="ca-ES"/>
        </w:rPr>
        <w:t>control</w:t>
      </w:r>
      <w:r w:rsidRPr="00381C36">
        <w:rPr>
          <w:rFonts w:eastAsia="Times New Roman"/>
          <w:lang w:val="ca-ES"/>
        </w:rPr>
        <w:t xml:space="preserve"> i el </w:t>
      </w:r>
      <w:r w:rsidRPr="00381C36">
        <w:rPr>
          <w:rFonts w:eastAsia="Times New Roman"/>
          <w:b/>
          <w:lang w:val="ca-ES"/>
        </w:rPr>
        <w:t>botó esquerre</w:t>
      </w:r>
      <w:r w:rsidRPr="00381C36">
        <w:rPr>
          <w:rFonts w:eastAsia="Times New Roman"/>
          <w:lang w:val="ca-ES"/>
        </w:rPr>
        <w:t xml:space="preserve"> del ratolí clicat, es </w:t>
      </w:r>
      <w:r w:rsidRPr="00381C36">
        <w:rPr>
          <w:rFonts w:eastAsia="Times New Roman"/>
          <w:b/>
          <w:lang w:val="ca-ES"/>
        </w:rPr>
        <w:t xml:space="preserve">desplaça </w:t>
      </w:r>
      <w:r w:rsidRPr="00381C36">
        <w:rPr>
          <w:rFonts w:eastAsia="Times New Roman"/>
          <w:lang w:val="ca-ES"/>
        </w:rPr>
        <w:t>el ratolí en la direcció a on es vulgui desplaçar el pla de tall.</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838700" cy="3028950"/>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4838700" cy="3028950"/>
                    </a:xfrm>
                    <a:prstGeom prst="rect">
                      <a:avLst/>
                    </a:prstGeom>
                    <a:noFill/>
                    <a:ln w="9525">
                      <a:noFill/>
                      <a:miter lim="800000"/>
                      <a:headEnd/>
                      <a:tailEnd/>
                    </a:ln>
                  </pic:spPr>
                </pic:pic>
              </a:graphicData>
            </a:graphic>
          </wp:inline>
        </w:drawing>
      </w:r>
    </w:p>
    <w:p w:rsidR="00381C36" w:rsidRPr="00381C36" w:rsidRDefault="00381C36" w:rsidP="00381C36">
      <w:pPr>
        <w:jc w:val="cente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També disposa de diferents eines de càlcul:</w:t>
      </w:r>
    </w:p>
    <w:p w:rsidR="00381C36" w:rsidRPr="00381C36" w:rsidRDefault="00381C36" w:rsidP="00381C36">
      <w:pPr>
        <w:rPr>
          <w:rFonts w:eastAsia="Times New Roman"/>
          <w:lang w:val="ca-ES"/>
        </w:rPr>
      </w:pPr>
      <w:r w:rsidRPr="00381C36">
        <w:rPr>
          <w:rFonts w:eastAsia="Times New Roman"/>
          <w:lang w:val="ca-ES"/>
        </w:rPr>
        <w:t xml:space="preserve">- </w:t>
      </w:r>
      <w:hyperlink w:anchor="roi" w:history="1">
        <w:r w:rsidRPr="00381C36">
          <w:rPr>
            <w:rFonts w:eastAsia="Times New Roman"/>
            <w:color w:val="0000FF"/>
            <w:u w:val="single"/>
            <w:lang w:val="ca-ES"/>
          </w:rPr>
          <w:t>ROI</w:t>
        </w:r>
      </w:hyperlink>
      <w:r w:rsidRPr="00381C36">
        <w:rPr>
          <w:rFonts w:eastAsia="Times New Roman"/>
          <w:lang w:val="ca-ES"/>
        </w:rPr>
        <w:t xml:space="preserve"> (Regions d'interès) per càlcul d'àrees i mitjana de grisos</w:t>
      </w:r>
    </w:p>
    <w:p w:rsidR="00381C36" w:rsidRPr="00381C36" w:rsidRDefault="00381C36" w:rsidP="00381C36">
      <w:pPr>
        <w:rPr>
          <w:rFonts w:eastAsia="Times New Roman"/>
          <w:lang w:val="ca-ES"/>
        </w:rPr>
      </w:pPr>
      <w:r w:rsidRPr="00381C36">
        <w:rPr>
          <w:rFonts w:eastAsia="Times New Roman"/>
          <w:lang w:val="ca-ES"/>
        </w:rPr>
        <w:t xml:space="preserve">- </w:t>
      </w:r>
      <w:hyperlink w:anchor="distància" w:history="1">
        <w:r w:rsidRPr="00381C36">
          <w:rPr>
            <w:rFonts w:eastAsia="Times New Roman"/>
            <w:color w:val="0000FF"/>
            <w:u w:val="single"/>
            <w:lang w:val="ca-ES"/>
          </w:rPr>
          <w:t>Distàncies</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angle" w:history="1">
        <w:r w:rsidRPr="00381C36">
          <w:rPr>
            <w:rFonts w:eastAsia="Times New Roman"/>
            <w:color w:val="0000FF"/>
            <w:u w:val="single"/>
            <w:lang w:val="ca-ES"/>
          </w:rPr>
          <w:t>Angles</w:t>
        </w:r>
      </w:hyperlink>
    </w:p>
    <w:p w:rsidR="00381C36" w:rsidRPr="00381C36" w:rsidRDefault="00381C36" w:rsidP="00381C36">
      <w:pPr>
        <w:rPr>
          <w:rFonts w:eastAsia="Times New Roman"/>
          <w:lang w:val="ca-ES"/>
        </w:rPr>
      </w:pPr>
      <w:r w:rsidRPr="00381C36">
        <w:rPr>
          <w:rFonts w:eastAsia="Times New Roman"/>
          <w:lang w:val="ca-ES"/>
        </w:rPr>
        <w:lastRenderedPageBreak/>
        <w:t xml:space="preserve">- </w:t>
      </w:r>
      <w:hyperlink w:anchor="angle-obert" w:history="1">
        <w:r w:rsidRPr="00381C36">
          <w:rPr>
            <w:rFonts w:eastAsia="Times New Roman"/>
            <w:color w:val="0000FF"/>
            <w:u w:val="single"/>
            <w:lang w:val="ca-ES"/>
          </w:rPr>
          <w:t>Angles oberts</w:t>
        </w:r>
      </w:hyperlink>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I d'altres eines:</w:t>
      </w:r>
    </w:p>
    <w:p w:rsidR="00381C36" w:rsidRPr="00381C36" w:rsidRDefault="00381C36" w:rsidP="00381C36">
      <w:pPr>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127" w:author="Ester" w:date="2010-06-09T13:57:00Z">
            <w:rPr/>
          </w:rPrChange>
        </w:rPr>
        <w:instrText>HYPERLINK \l "slicing"</w:instrText>
      </w:r>
      <w:r w:rsidR="001A54F1">
        <w:fldChar w:fldCharType="separate"/>
      </w:r>
      <w:r w:rsidRPr="00381C36">
        <w:rPr>
          <w:rFonts w:eastAsia="Times New Roman"/>
          <w:color w:val="0000FF"/>
          <w:u w:val="single"/>
          <w:lang w:val="ca-ES"/>
        </w:rPr>
        <w:t>Scroll</w:t>
      </w:r>
      <w:r w:rsidR="001A54F1">
        <w:fldChar w:fldCharType="end"/>
      </w:r>
    </w:p>
    <w:p w:rsidR="00381C36" w:rsidRPr="00381C36" w:rsidRDefault="00381C36" w:rsidP="00381C36">
      <w:pPr>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128" w:author="Ester" w:date="2010-06-09T13:57:00Z">
            <w:rPr/>
          </w:rPrChange>
        </w:rPr>
        <w:instrText>HYPERLINK \l "zoom"</w:instrText>
      </w:r>
      <w:r w:rsidR="001A54F1">
        <w:fldChar w:fldCharType="separate"/>
      </w:r>
      <w:r w:rsidRPr="00381C36">
        <w:rPr>
          <w:rFonts w:eastAsia="Times New Roman"/>
          <w:color w:val="0000FF"/>
          <w:u w:val="single"/>
          <w:lang w:val="ca-ES"/>
        </w:rPr>
        <w:t>Zoom</w:t>
      </w:r>
      <w:r w:rsidR="001A54F1">
        <w:fldChar w:fldCharType="end"/>
      </w:r>
    </w:p>
    <w:p w:rsidR="00381C36" w:rsidRPr="00381C36" w:rsidRDefault="001A54F1" w:rsidP="00381C36">
      <w:pPr>
        <w:rPr>
          <w:rFonts w:eastAsia="Times New Roman"/>
          <w:lang w:val="ca-ES"/>
        </w:rPr>
      </w:pPr>
      <w:r>
        <w:fldChar w:fldCharType="begin"/>
      </w:r>
      <w:r w:rsidRPr="001A54F1">
        <w:rPr>
          <w:lang w:val="es-ES"/>
          <w:rPrChange w:id="129" w:author="Ester" w:date="2010-06-09T13:57:00Z">
            <w:rPr/>
          </w:rPrChange>
        </w:rPr>
        <w:instrText>HYPERLINK \l "borrar"</w:instrText>
      </w:r>
      <w:r>
        <w:fldChar w:fldCharType="separate"/>
      </w:r>
      <w:r w:rsidR="00381C36" w:rsidRPr="00381C36">
        <w:rPr>
          <w:rFonts w:eastAsia="Times New Roman"/>
          <w:color w:val="0000FF"/>
          <w:u w:val="single"/>
          <w:lang w:val="ca-ES"/>
        </w:rPr>
        <w:t>- Esborrar anotacions</w:t>
      </w:r>
      <w:r>
        <w:fldChar w:fldCharType="end"/>
      </w:r>
    </w:p>
    <w:p w:rsidR="00381C36" w:rsidRPr="00381C36" w:rsidRDefault="00381C36" w:rsidP="00381C36">
      <w:pPr>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130" w:author="Ester" w:date="2010-06-09T13:57:00Z">
            <w:rPr/>
          </w:rPrChange>
        </w:rPr>
        <w:instrText>HYPERLINK \l "captura-de-pantalla"</w:instrText>
      </w:r>
      <w:r w:rsidR="001A54F1">
        <w:fldChar w:fldCharType="separate"/>
      </w:r>
      <w:r w:rsidRPr="00381C36">
        <w:rPr>
          <w:rFonts w:eastAsia="Times New Roman"/>
          <w:color w:val="0000FF"/>
          <w:u w:val="single"/>
          <w:lang w:val="ca-ES"/>
        </w:rPr>
        <w:t>Guardar una captura en format d'imatge</w:t>
      </w:r>
      <w:r w:rsidR="001A54F1">
        <w:fldChar w:fldCharType="end"/>
      </w:r>
      <w:r w:rsidRPr="00381C36">
        <w:rPr>
          <w:rFonts w:eastAsia="Times New Roman"/>
          <w:lang w:val="ca-ES"/>
        </w:rPr>
        <w:t xml:space="preserve"> (.jpg, .png, .bmp )</w:t>
      </w:r>
    </w:p>
    <w:p w:rsidR="00381C36" w:rsidRPr="00381C36" w:rsidRDefault="00381C36" w:rsidP="00381C36">
      <w:pPr>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131" w:author="Ester" w:date="2010-06-09T13:57:00Z">
            <w:rPr/>
          </w:rPrChange>
        </w:rPr>
        <w:instrText>HYPERLINK \l "exportar-a-pacs"</w:instrText>
      </w:r>
      <w:r w:rsidR="001A54F1">
        <w:fldChar w:fldCharType="separate"/>
      </w:r>
      <w:r w:rsidRPr="00381C36">
        <w:rPr>
          <w:rFonts w:eastAsia="Times New Roman"/>
          <w:color w:val="0000FF"/>
          <w:u w:val="single"/>
          <w:lang w:val="ca-ES"/>
        </w:rPr>
        <w:t>Exportar a PACS</w:t>
      </w:r>
      <w:r w:rsidR="001A54F1">
        <w:fldChar w:fldCharType="end"/>
      </w:r>
    </w:p>
    <w:p w:rsidR="00381C36" w:rsidRPr="00381C36" w:rsidRDefault="00381C36" w:rsidP="00381C36">
      <w:pPr>
        <w:jc w:val="both"/>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132" w:author="Ester" w:date="2010-06-09T13:57:00Z">
            <w:rPr/>
          </w:rPrChange>
        </w:rPr>
        <w:instrText>HYPERLINK \l "amagar-informació-del-pacient"</w:instrText>
      </w:r>
      <w:r w:rsidR="001A54F1">
        <w:fldChar w:fldCharType="separate"/>
      </w:r>
      <w:r w:rsidRPr="00381C36">
        <w:rPr>
          <w:rFonts w:eastAsia="Times New Roman"/>
          <w:color w:val="0000FF"/>
          <w:u w:val="single"/>
          <w:lang w:val="ca-ES"/>
        </w:rPr>
        <w:t>Eliminar la informació del pacient del visualitzador</w:t>
      </w:r>
      <w:r w:rsidR="001A54F1">
        <w:fldChar w:fldCharType="end"/>
      </w:r>
    </w:p>
    <w:p w:rsidR="00381C36" w:rsidRPr="00381C36" w:rsidRDefault="00381C36" w:rsidP="00381C36">
      <w:pPr>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133" w:author="Ester" w:date="2010-06-09T13:57:00Z">
            <w:rPr/>
          </w:rPrChange>
        </w:rPr>
        <w:instrText>HYPERLINK \l "informació-vòxel"</w:instrText>
      </w:r>
      <w:r w:rsidR="001A54F1">
        <w:fldChar w:fldCharType="separate"/>
      </w:r>
      <w:r w:rsidRPr="00381C36">
        <w:rPr>
          <w:rFonts w:eastAsia="Times New Roman"/>
          <w:color w:val="0000FF"/>
          <w:u w:val="single"/>
          <w:lang w:val="ca-ES"/>
        </w:rPr>
        <w:t>Veure la informació d'un sol vòxel</w:t>
      </w:r>
      <w:r w:rsidR="001A54F1">
        <w:fldChar w:fldCharType="end"/>
      </w:r>
      <w:r w:rsidRPr="00381C36">
        <w:rPr>
          <w:rFonts w:eastAsia="Times New Roman"/>
          <w:lang w:val="ca-ES"/>
        </w:rPr>
        <w:t xml:space="preserve"> (posició, valor)</w:t>
      </w:r>
    </w:p>
    <w:p w:rsidR="00381C36" w:rsidRPr="00381C36" w:rsidRDefault="00381C36" w:rsidP="00DD6BB7">
      <w:pPr>
        <w:pStyle w:val="Ttulo2"/>
        <w:rPr>
          <w:lang w:val="ca-ES"/>
        </w:rPr>
      </w:pPr>
      <w:r w:rsidRPr="00381C36">
        <w:rPr>
          <w:lang w:val="ca-ES"/>
        </w:rPr>
        <w:br w:type="page"/>
      </w:r>
      <w:bookmarkStart w:id="134" w:name="_Toc263771947"/>
      <w:r w:rsidRPr="00381C36">
        <w:rPr>
          <w:lang w:val="ca-ES"/>
        </w:rPr>
        <w:lastRenderedPageBreak/>
        <w:t>V</w:t>
      </w:r>
      <w:bookmarkStart w:id="135" w:name="visor-3d"/>
      <w:bookmarkEnd w:id="135"/>
      <w:r w:rsidRPr="00381C36">
        <w:rPr>
          <w:lang w:val="ca-ES"/>
        </w:rPr>
        <w:t>isor 3D</w:t>
      </w:r>
      <w:bookmarkEnd w:id="134"/>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Fa un visualització de tota la informació del volum en 3D (volume rendering), amb l'opció de poder afegir o eliminar informació o bé aplicar diferents funcions de color (transfer function).</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Les funcions de transferència definides són les següents:</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829175" cy="2162175"/>
            <wp:effectExtent l="1905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a:stretch>
                      <a:fillRect/>
                    </a:stretch>
                  </pic:blipFill>
                  <pic:spPr bwMode="auto">
                    <a:xfrm>
                      <a:off x="0" y="0"/>
                      <a:ext cx="4829175" cy="216217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 aplicar una funció de les anteriors, només cal fer doble clic amb el ratolí sobre la imatge corresponent.</w:t>
      </w:r>
    </w:p>
    <w:p w:rsidR="00381C36" w:rsidRPr="00381C36" w:rsidRDefault="00381C36" w:rsidP="00381C36">
      <w:pPr>
        <w:rPr>
          <w:rFonts w:eastAsia="Times New Roman"/>
          <w:lang w:val="ca-ES"/>
        </w:rPr>
      </w:pPr>
    </w:p>
    <w:p w:rsidR="00381C36" w:rsidRPr="00381C36" w:rsidRDefault="00381C36" w:rsidP="00381C36">
      <w:pPr>
        <w:tabs>
          <w:tab w:val="left" w:pos="6390"/>
        </w:tabs>
        <w:jc w:val="center"/>
        <w:rPr>
          <w:rFonts w:eastAsia="Times New Roman"/>
          <w:lang w:val="ca-ES"/>
        </w:rPr>
      </w:pPr>
      <w:r w:rsidRPr="00381C36">
        <w:rPr>
          <w:rFonts w:ascii="Times New Roman" w:eastAsia="Times New Roman" w:hAnsi="Times New Roman"/>
          <w:noProof/>
          <w:lang w:val="es-ES"/>
        </w:rPr>
        <w:drawing>
          <wp:inline distT="0" distB="0" distL="0" distR="0">
            <wp:extent cx="4019550" cy="3152775"/>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4019550" cy="3152775"/>
                    </a:xfrm>
                    <a:prstGeom prst="rect">
                      <a:avLst/>
                    </a:prstGeom>
                    <a:noFill/>
                    <a:ln w="9525">
                      <a:noFill/>
                      <a:miter lim="800000"/>
                      <a:headEnd/>
                      <a:tailEnd/>
                    </a:ln>
                  </pic:spPr>
                </pic:pic>
              </a:graphicData>
            </a:graphic>
          </wp:inline>
        </w:drawing>
      </w:r>
    </w:p>
    <w:p w:rsidR="00381C36" w:rsidRPr="00381C36" w:rsidRDefault="00381C36" w:rsidP="00381C36">
      <w:pPr>
        <w:tabs>
          <w:tab w:val="left" w:pos="6390"/>
        </w:tabs>
        <w:jc w:val="cente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Disposa de diferents eines :</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136" w:author="Ester" w:date="2010-06-09T13:57:00Z">
            <w:rPr/>
          </w:rPrChange>
        </w:rPr>
        <w:instrText>HYPERLINK \l "reconstruccions"</w:instrText>
      </w:r>
      <w:r w:rsidR="001A54F1">
        <w:fldChar w:fldCharType="separate"/>
      </w:r>
      <w:r w:rsidRPr="00381C36">
        <w:rPr>
          <w:rFonts w:eastAsia="Times New Roman"/>
          <w:color w:val="0000FF"/>
          <w:u w:val="single"/>
          <w:lang w:val="ca-ES"/>
        </w:rPr>
        <w:t>Visualitzar el volum des de la vista axial, sagital o coronal</w:t>
      </w:r>
      <w:r w:rsidR="001A54F1">
        <w:fldChar w:fldCharType="end"/>
      </w:r>
    </w:p>
    <w:p w:rsidR="00381C36" w:rsidRPr="00381C36" w:rsidRDefault="00381C36" w:rsidP="00381C36">
      <w:pPr>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137" w:author="Ester" w:date="2010-06-09T13:57:00Z">
            <w:rPr/>
          </w:rPrChange>
        </w:rPr>
        <w:instrText>HYPERLINK \l "zoom"</w:instrText>
      </w:r>
      <w:r w:rsidR="001A54F1">
        <w:fldChar w:fldCharType="separate"/>
      </w:r>
      <w:r w:rsidRPr="00381C36">
        <w:rPr>
          <w:rFonts w:eastAsia="Times New Roman"/>
          <w:color w:val="0000FF"/>
          <w:u w:val="single"/>
          <w:lang w:val="ca-ES"/>
        </w:rPr>
        <w:t>Zoom</w:t>
      </w:r>
      <w:r w:rsidR="001A54F1">
        <w:fldChar w:fldCharType="end"/>
      </w:r>
    </w:p>
    <w:p w:rsidR="00381C36" w:rsidRPr="00381C36" w:rsidRDefault="00381C36" w:rsidP="00381C36">
      <w:pPr>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138" w:author="Ester" w:date="2010-06-09T13:57:00Z">
            <w:rPr/>
          </w:rPrChange>
        </w:rPr>
        <w:instrText>HYPERLINK \l "rotació-d'un-volum"</w:instrText>
      </w:r>
      <w:r w:rsidR="001A54F1">
        <w:fldChar w:fldCharType="separate"/>
      </w:r>
      <w:r w:rsidRPr="00381C36">
        <w:rPr>
          <w:rFonts w:eastAsia="Times New Roman"/>
          <w:color w:val="0000FF"/>
          <w:u w:val="single"/>
          <w:lang w:val="ca-ES"/>
        </w:rPr>
        <w:t>Rotació 3D</w:t>
      </w:r>
      <w:r w:rsidR="001A54F1">
        <w:fldChar w:fldCharType="end"/>
      </w:r>
    </w:p>
    <w:p w:rsidR="00381C36" w:rsidRPr="00381C36" w:rsidRDefault="00381C36" w:rsidP="00381C36">
      <w:pPr>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139" w:author="Ester" w:date="2010-06-09T13:57:00Z">
            <w:rPr/>
          </w:rPrChange>
        </w:rPr>
        <w:instrText>HYPERLINK \l "window-level"</w:instrText>
      </w:r>
      <w:r w:rsidR="001A54F1">
        <w:fldChar w:fldCharType="separate"/>
      </w:r>
      <w:r w:rsidRPr="00381C36">
        <w:rPr>
          <w:rFonts w:eastAsia="Times New Roman"/>
          <w:color w:val="0000FF"/>
          <w:u w:val="single"/>
          <w:lang w:val="ca-ES"/>
        </w:rPr>
        <w:t>Canvi de finestra</w:t>
      </w:r>
      <w:r w:rsidR="001A54F1">
        <w:fldChar w:fldCharType="end"/>
      </w:r>
    </w:p>
    <w:p w:rsidR="00381C36" w:rsidRPr="00381C36" w:rsidRDefault="00381C36" w:rsidP="00381C36">
      <w:pPr>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140" w:author="Ester" w:date="2010-06-09T13:57:00Z">
            <w:rPr/>
          </w:rPrChange>
        </w:rPr>
        <w:instrText>HYPERLINK \l "moure"</w:instrText>
      </w:r>
      <w:r w:rsidR="001A54F1">
        <w:fldChar w:fldCharType="separate"/>
      </w:r>
      <w:r w:rsidRPr="00381C36">
        <w:rPr>
          <w:rFonts w:eastAsia="Times New Roman"/>
          <w:color w:val="0000FF"/>
          <w:u w:val="single"/>
          <w:lang w:val="ca-ES"/>
        </w:rPr>
        <w:t>Moure</w:t>
      </w:r>
      <w:r w:rsidR="001A54F1">
        <w:fldChar w:fldCharType="end"/>
      </w:r>
    </w:p>
    <w:p w:rsidR="00381C36" w:rsidRPr="00381C36" w:rsidRDefault="00381C36" w:rsidP="00381C36">
      <w:pPr>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141" w:author="Ester" w:date="2010-06-09T13:57:00Z">
            <w:rPr/>
          </w:rPrChange>
        </w:rPr>
        <w:instrText>HYPERLINK \l "plans-de-tall"</w:instrText>
      </w:r>
      <w:r w:rsidR="001A54F1">
        <w:fldChar w:fldCharType="separate"/>
      </w:r>
      <w:r w:rsidRPr="00381C36">
        <w:rPr>
          <w:rFonts w:eastAsia="Times New Roman"/>
          <w:color w:val="0000FF"/>
          <w:u w:val="single"/>
          <w:lang w:val="ca-ES"/>
        </w:rPr>
        <w:t>Retallar un volum</w:t>
      </w:r>
      <w:r w:rsidR="001A54F1">
        <w:fldChar w:fldCharType="end"/>
      </w:r>
      <w:r w:rsidRPr="00381C36">
        <w:rPr>
          <w:rFonts w:eastAsia="Times New Roman"/>
          <w:lang w:val="ca-ES"/>
        </w:rPr>
        <w:t xml:space="preserve"> (plans de tall)</w:t>
      </w:r>
    </w:p>
    <w:p w:rsidR="00381C36" w:rsidRPr="00381C36" w:rsidRDefault="00381C36" w:rsidP="00381C36">
      <w:pPr>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142" w:author="Ester" w:date="2010-06-09T13:57:00Z">
            <w:rPr/>
          </w:rPrChange>
        </w:rPr>
        <w:instrText>HYPERLINK \l "captura-de-pantalla"</w:instrText>
      </w:r>
      <w:r w:rsidR="001A54F1">
        <w:fldChar w:fldCharType="separate"/>
      </w:r>
      <w:r w:rsidRPr="00381C36">
        <w:rPr>
          <w:rFonts w:eastAsia="Times New Roman"/>
          <w:color w:val="0000FF"/>
          <w:u w:val="single"/>
          <w:lang w:val="ca-ES"/>
        </w:rPr>
        <w:t>Captura de pantalla</w:t>
      </w:r>
      <w:r w:rsidR="001A54F1">
        <w:fldChar w:fldCharType="end"/>
      </w:r>
    </w:p>
    <w:p w:rsidR="00381C36" w:rsidRPr="00381C36" w:rsidRDefault="00381C36" w:rsidP="00381C36">
      <w:pPr>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143" w:author="Ester" w:date="2010-06-09T13:57:00Z">
            <w:rPr/>
          </w:rPrChange>
        </w:rPr>
        <w:instrText>HYPERLINK \l "crear-una-imatge"</w:instrText>
      </w:r>
      <w:r w:rsidR="001A54F1">
        <w:fldChar w:fldCharType="separate"/>
      </w:r>
      <w:r w:rsidRPr="00381C36">
        <w:rPr>
          <w:rFonts w:eastAsia="Times New Roman"/>
          <w:color w:val="0000FF"/>
          <w:u w:val="single"/>
          <w:lang w:val="ca-ES"/>
        </w:rPr>
        <w:t>Enviar imatge al PACS</w:t>
      </w:r>
      <w:r w:rsidR="001A54F1">
        <w:fldChar w:fldCharType="end"/>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br w:type="page"/>
      </w:r>
    </w:p>
    <w:p w:rsidR="00381C36" w:rsidRPr="00381C36" w:rsidRDefault="00381C36" w:rsidP="00381C36">
      <w:pPr>
        <w:pStyle w:val="Ttulo1"/>
        <w:rPr>
          <w:lang w:val="ca-ES"/>
        </w:rPr>
      </w:pPr>
      <w:bookmarkStart w:id="144" w:name="_Toc263771948"/>
      <w:r w:rsidRPr="00381C36">
        <w:rPr>
          <w:lang w:val="ca-ES"/>
        </w:rPr>
        <w:lastRenderedPageBreak/>
        <w:t>Eines</w:t>
      </w:r>
      <w:bookmarkEnd w:id="144"/>
    </w:p>
    <w:p w:rsidR="00381C36" w:rsidRPr="00381C36" w:rsidRDefault="00381C36" w:rsidP="00381C36">
      <w:pPr>
        <w:pStyle w:val="Ttulo2"/>
        <w:rPr>
          <w:lang w:val="ca-ES"/>
        </w:rPr>
      </w:pPr>
      <w:bookmarkStart w:id="145" w:name="_Toc263771949"/>
      <w:r w:rsidRPr="00381C36">
        <w:rPr>
          <w:lang w:val="ca-ES"/>
        </w:rPr>
        <w:t>E</w:t>
      </w:r>
      <w:bookmarkStart w:id="146" w:name="estudis-del-pacient"/>
      <w:bookmarkEnd w:id="146"/>
      <w:r w:rsidRPr="00381C36">
        <w:rPr>
          <w:lang w:val="ca-ES"/>
        </w:rPr>
        <w:t>studis del pacient</w:t>
      </w:r>
      <w:bookmarkEnd w:id="145"/>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Per tal de canviar la sèrie que mostra un visualitzador, cal anar dins d'un visualitzador i prémer el </w:t>
      </w:r>
      <w:r w:rsidRPr="00381C36">
        <w:rPr>
          <w:rFonts w:eastAsia="Times New Roman"/>
          <w:b/>
          <w:lang w:val="ca-ES"/>
        </w:rPr>
        <w:t>botó dret</w:t>
      </w:r>
      <w:r w:rsidRPr="00381C36">
        <w:rPr>
          <w:rFonts w:eastAsia="Times New Roman"/>
          <w:lang w:val="ca-ES"/>
        </w:rPr>
        <w:t xml:space="preserve"> del ratolí (sense moure el ratolí), i apareix una llista amb totes les sèries disponibles per mostrar.</w:t>
      </w:r>
    </w:p>
    <w:p w:rsidR="00381C36" w:rsidRPr="00381C36" w:rsidRDefault="00381C36" w:rsidP="00381C36">
      <w:pPr>
        <w:rPr>
          <w:rFonts w:eastAsia="Times New Roman"/>
          <w:lang w:val="ca-ES"/>
        </w:rPr>
      </w:pPr>
    </w:p>
    <w:p w:rsidR="00000000" w:rsidRDefault="00381C36">
      <w:pPr>
        <w:jc w:val="center"/>
        <w:rPr>
          <w:rFonts w:eastAsia="Times New Roman"/>
          <w:lang w:val="ca-ES"/>
        </w:rPr>
        <w:pPrChange w:id="147" w:author="Ester" w:date="2010-06-09T13:58:00Z">
          <w:pPr/>
        </w:pPrChange>
      </w:pPr>
      <w:r w:rsidRPr="00381C36">
        <w:rPr>
          <w:rFonts w:ascii="Times New Roman" w:eastAsia="Times New Roman" w:hAnsi="Times New Roman"/>
          <w:noProof/>
          <w:lang w:val="es-ES"/>
        </w:rPr>
        <w:drawing>
          <wp:inline distT="0" distB="0" distL="0" distR="0">
            <wp:extent cx="4690110" cy="3186349"/>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4690110" cy="3186349"/>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Per canviar la sèrie del visualitzador, només cal </w:t>
      </w:r>
      <w:r w:rsidRPr="00381C36">
        <w:rPr>
          <w:rFonts w:eastAsia="Times New Roman"/>
          <w:b/>
          <w:lang w:val="ca-ES"/>
        </w:rPr>
        <w:t>seleccionar un element de la llista</w:t>
      </w:r>
      <w:r w:rsidRPr="00381C36">
        <w:rPr>
          <w:rFonts w:eastAsia="Times New Roman"/>
          <w:lang w:val="ca-ES"/>
        </w:rPr>
        <w:t xml:space="preserve"> ( el que queda marcat de color blau o color més fosc). L'element que es mostra amb negreta és la sèrie que conté el visor.</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Si s'accedeix al PACS, per tal de cercar un estudi previ del pacient, o bé des de l'eina d'</w:t>
      </w:r>
      <w:r w:rsidR="001A54F1">
        <w:fldChar w:fldCharType="begin"/>
      </w:r>
      <w:r w:rsidR="001A54F1" w:rsidRPr="001A54F1">
        <w:rPr>
          <w:lang w:val="es-ES"/>
          <w:rPrChange w:id="148" w:author="Ester" w:date="2010-06-09T13:57:00Z">
            <w:rPr/>
          </w:rPrChange>
        </w:rPr>
        <w:instrText>HYPERLINK \l "estudis-previs"</w:instrText>
      </w:r>
      <w:r w:rsidR="001A54F1">
        <w:fldChar w:fldCharType="separate"/>
      </w:r>
      <w:r w:rsidRPr="00381C36">
        <w:rPr>
          <w:rFonts w:eastAsia="Times New Roman"/>
          <w:color w:val="0000FF"/>
          <w:u w:val="single"/>
          <w:lang w:val="ca-ES"/>
        </w:rPr>
        <w:t>estudis previs</w:t>
      </w:r>
      <w:r w:rsidR="001A54F1">
        <w:fldChar w:fldCharType="end"/>
      </w:r>
      <w:r w:rsidRPr="00381C36">
        <w:rPr>
          <w:rFonts w:eastAsia="Times New Roman"/>
          <w:lang w:val="ca-ES"/>
        </w:rPr>
        <w:t>, i es descarrega un altre estudi del mateix pacient, apareix automàticament a la llista de sèries disponibles, i per tant es poden col·locar en qualsevol els visualitzadors.</w:t>
      </w:r>
    </w:p>
    <w:p w:rsidR="00381C36" w:rsidRPr="00381C36" w:rsidRDefault="00381C36" w:rsidP="00381C36">
      <w:pPr>
        <w:pStyle w:val="Ttulo2"/>
        <w:rPr>
          <w:lang w:val="ca-ES"/>
        </w:rPr>
      </w:pPr>
      <w:r w:rsidRPr="00381C36">
        <w:rPr>
          <w:lang w:val="ca-ES"/>
        </w:rPr>
        <w:br w:type="page"/>
      </w:r>
      <w:bookmarkStart w:id="149" w:name="_Toc263771950"/>
      <w:r w:rsidRPr="00381C36">
        <w:rPr>
          <w:lang w:val="ca-ES"/>
        </w:rPr>
        <w:lastRenderedPageBreak/>
        <w:t>S</w:t>
      </w:r>
      <w:bookmarkStart w:id="150" w:name="slicing"/>
      <w:bookmarkEnd w:id="150"/>
      <w:r w:rsidRPr="00381C36">
        <w:rPr>
          <w:lang w:val="ca-ES"/>
        </w:rPr>
        <w:t>croll</w:t>
      </w:r>
      <w:bookmarkEnd w:id="149"/>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21" name="Imagen 21" descr="Sl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licing"/>
                    <pic:cNvPicPr>
                      <a:picLocks noChangeAspect="1" noChangeArrowheads="1"/>
                    </pic:cNvPicPr>
                  </pic:nvPicPr>
                  <pic:blipFill>
                    <a:blip r:embed="rId2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Canvia la imatge dels diferents talls que composen la sèrie que s'està visualitzant del pacient. El </w:t>
      </w:r>
      <w:r w:rsidRPr="00381C36">
        <w:rPr>
          <w:rFonts w:eastAsia="Times New Roman"/>
          <w:b/>
          <w:lang w:val="ca-ES"/>
        </w:rPr>
        <w:t>número de tall</w:t>
      </w:r>
      <w:r w:rsidRPr="00381C36">
        <w:rPr>
          <w:rFonts w:eastAsia="Times New Roman"/>
          <w:lang w:val="ca-ES"/>
        </w:rPr>
        <w:t xml:space="preserve"> que s'està visualitzant apareix indicat sota cada visualitzador al costat esquerre, així com també el </w:t>
      </w:r>
      <w:r w:rsidRPr="00381C36">
        <w:rPr>
          <w:rFonts w:eastAsia="Times New Roman"/>
          <w:b/>
          <w:lang w:val="ca-ES"/>
        </w:rPr>
        <w:t xml:space="preserve">nombre de talls </w:t>
      </w:r>
      <w:r w:rsidRPr="00381C36">
        <w:rPr>
          <w:rFonts w:eastAsia="Times New Roman"/>
          <w:lang w:val="ca-ES"/>
        </w:rPr>
        <w:t>total que hi ha a la sèrie.</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381000" cy="69532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381000" cy="695325"/>
                    </a:xfrm>
                    <a:prstGeom prst="rect">
                      <a:avLst/>
                    </a:prstGeom>
                    <a:noFill/>
                    <a:ln w="9525">
                      <a:noFill/>
                      <a:miter lim="800000"/>
                      <a:headEnd/>
                      <a:tailEnd/>
                    </a:ln>
                  </pic:spPr>
                </pic:pic>
              </a:graphicData>
            </a:graphic>
          </wp:inline>
        </w:drawing>
      </w:r>
      <w:r w:rsidRPr="00381C36">
        <w:rPr>
          <w:lang w:val="ca-ES"/>
        </w:rPr>
        <w:t xml:space="preserve"> + </w:t>
      </w:r>
      <w:r w:rsidRPr="00381C36">
        <w:rPr>
          <w:rFonts w:ascii="Times New Roman" w:eastAsia="Times New Roman" w:hAnsi="Times New Roman"/>
          <w:noProof/>
          <w:lang w:val="es-ES"/>
        </w:rPr>
        <w:drawing>
          <wp:inline distT="0" distB="0" distL="0" distR="0">
            <wp:extent cx="371475" cy="695325"/>
            <wp:effectExtent l="1905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srcRect/>
                    <a:stretch>
                      <a:fillRect/>
                    </a:stretch>
                  </pic:blipFill>
                  <pic:spPr bwMode="auto">
                    <a:xfrm>
                      <a:off x="0" y="0"/>
                      <a:ext cx="371475" cy="695325"/>
                    </a:xfrm>
                    <a:prstGeom prst="rect">
                      <a:avLst/>
                    </a:prstGeom>
                    <a:noFill/>
                    <a:ln w="9525">
                      <a:noFill/>
                      <a:miter lim="800000"/>
                      <a:headEnd/>
                      <a:tailEnd/>
                    </a:ln>
                  </pic:spPr>
                </pic:pic>
              </a:graphicData>
            </a:graphic>
          </wp:inline>
        </w:drawing>
      </w:r>
      <w:r w:rsidRPr="00381C36">
        <w:rPr>
          <w:rFonts w:eastAsia="Times New Roman"/>
          <w:lang w:val="ca-ES"/>
        </w:rPr>
        <w:t>+ teclat</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ab/>
        <w:t>Ratolí:</w:t>
      </w:r>
      <w:r w:rsidRPr="00381C36">
        <w:rPr>
          <w:rFonts w:eastAsia="Times New Roman"/>
          <w:lang w:val="ca-ES"/>
        </w:rPr>
        <w:t xml:space="preserve"> Prémer el </w:t>
      </w:r>
      <w:r w:rsidRPr="00381C36">
        <w:rPr>
          <w:rFonts w:eastAsia="Times New Roman"/>
          <w:b/>
          <w:lang w:val="ca-ES"/>
        </w:rPr>
        <w:t>botó esquerre</w:t>
      </w:r>
      <w:r w:rsidRPr="00381C36">
        <w:rPr>
          <w:rFonts w:eastAsia="Times New Roman"/>
          <w:lang w:val="ca-ES"/>
        </w:rPr>
        <w:t xml:space="preserve"> mentre es desplaça el ratolí amunt i avall dins d'un </w:t>
      </w:r>
      <w:r w:rsidRPr="00381C36">
        <w:rPr>
          <w:rFonts w:eastAsia="Times New Roman"/>
          <w:lang w:val="ca-ES"/>
        </w:rPr>
        <w:tab/>
        <w:t xml:space="preserve">visualitzador 2D. També es pot utilitzar fent rodar </w:t>
      </w:r>
      <w:r w:rsidRPr="00381C36">
        <w:rPr>
          <w:rFonts w:eastAsia="Times New Roman"/>
          <w:b/>
          <w:lang w:val="ca-ES"/>
        </w:rPr>
        <w:t>la rodeta</w:t>
      </w:r>
      <w:r w:rsidRPr="00381C36">
        <w:rPr>
          <w:rFonts w:eastAsia="Times New Roman"/>
          <w:lang w:val="ca-ES"/>
        </w:rPr>
        <w:t xml:space="preserve"> del ratolí, per tenir una precisió més exacta. Mentre està activada, apareix la icona envers del cursor del ratolí.</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t xml:space="preserve">Teclat: </w:t>
      </w:r>
      <w:r w:rsidRPr="00381C36">
        <w:rPr>
          <w:rFonts w:eastAsia="Times New Roman"/>
          <w:lang w:val="ca-ES"/>
        </w:rPr>
        <w:t xml:space="preserve">Prement la tecla del </w:t>
      </w:r>
      <w:r w:rsidRPr="00381C36">
        <w:rPr>
          <w:rFonts w:eastAsia="Times New Roman"/>
          <w:b/>
          <w:lang w:val="ca-ES"/>
        </w:rPr>
        <w:t>cursor amunt,</w:t>
      </w:r>
      <w:r w:rsidRPr="00381C36">
        <w:rPr>
          <w:rFonts w:eastAsia="Times New Roman"/>
          <w:lang w:val="ca-ES"/>
        </w:rPr>
        <w:t xml:space="preserve"> s'augmenta el pla de tall, i prement la tecla del </w:t>
      </w:r>
      <w:r w:rsidRPr="00381C36">
        <w:rPr>
          <w:rFonts w:eastAsia="Times New Roman"/>
          <w:b/>
          <w:lang w:val="ca-ES"/>
        </w:rPr>
        <w:t>cursor avall,</w:t>
      </w:r>
      <w:r w:rsidRPr="00381C36">
        <w:rPr>
          <w:rFonts w:eastAsia="Times New Roman"/>
          <w:lang w:val="ca-ES"/>
        </w:rPr>
        <w:t xml:space="preserve"> es disminueix el pla de tall.</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lang w:val="ca-ES"/>
        </w:rPr>
        <w:tab/>
      </w:r>
      <w:r w:rsidRPr="00381C36">
        <w:rPr>
          <w:rFonts w:eastAsia="Times New Roman"/>
          <w:b/>
          <w:lang w:val="ca-ES"/>
        </w:rPr>
        <w:t>Interfície</w:t>
      </w:r>
      <w:r w:rsidRPr="00381C36">
        <w:rPr>
          <w:rFonts w:eastAsia="Times New Roman"/>
          <w:lang w:val="ca-ES"/>
        </w:rPr>
        <w:t xml:space="preserve">: Des de la </w:t>
      </w:r>
      <w:r w:rsidRPr="00381C36">
        <w:rPr>
          <w:rFonts w:eastAsia="Times New Roman"/>
          <w:b/>
          <w:lang w:val="ca-ES"/>
        </w:rPr>
        <w:t>barra de desplaçament</w:t>
      </w:r>
      <w:r w:rsidRPr="00381C36">
        <w:rPr>
          <w:rFonts w:eastAsia="Times New Roman"/>
          <w:lang w:val="ca-ES"/>
        </w:rPr>
        <w:t xml:space="preserve"> que es troba a sota de cada visualitzador. (Marcat en vermell a la figura).</w:t>
      </w:r>
    </w:p>
    <w:p w:rsidR="00381C36" w:rsidRPr="00381C36" w:rsidRDefault="00381C36" w:rsidP="00381C36">
      <w:pPr>
        <w:rPr>
          <w:rFonts w:eastAsia="Times New Roman"/>
          <w:b/>
          <w:lang w:val="ca-ES"/>
        </w:rPr>
      </w:pPr>
    </w:p>
    <w:p w:rsidR="00381C36" w:rsidRPr="00381C36" w:rsidRDefault="00381C36" w:rsidP="00381C36">
      <w:pPr>
        <w:jc w:val="center"/>
        <w:rPr>
          <w:rFonts w:eastAsia="Times New Roman"/>
          <w:b/>
          <w:lang w:val="ca-ES"/>
        </w:rPr>
      </w:pPr>
      <w:r w:rsidRPr="00381C36">
        <w:rPr>
          <w:rFonts w:ascii="Times New Roman" w:eastAsia="Times New Roman" w:hAnsi="Times New Roman"/>
          <w:noProof/>
          <w:lang w:val="es-ES"/>
        </w:rPr>
        <w:drawing>
          <wp:inline distT="0" distB="0" distL="0" distR="0">
            <wp:extent cx="4791075" cy="504825"/>
            <wp:effectExtent l="1905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srcRect/>
                    <a:stretch>
                      <a:fillRect/>
                    </a:stretch>
                  </pic:blipFill>
                  <pic:spPr bwMode="auto">
                    <a:xfrm>
                      <a:off x="0" y="0"/>
                      <a:ext cx="4791075" cy="50482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Visualitzador on té efecte:</w:t>
      </w:r>
      <w:r w:rsidRPr="00381C36">
        <w:rPr>
          <w:rFonts w:eastAsia="Times New Roman"/>
          <w:lang w:val="ca-ES"/>
        </w:rPr>
        <w:t xml:space="preserve"> Visualitzador per on es mou el ratolí mentre es prem el botó esquerre o es fa moure la rodeta, o bé visualitzador actiu mentre es pressionen les tecles del cursor.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totes les versions.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lastRenderedPageBreak/>
        <w:drawing>
          <wp:inline distT="0" distB="0" distL="0" distR="0">
            <wp:extent cx="2076450" cy="2733675"/>
            <wp:effectExtent l="19050" t="0" r="0" b="0"/>
            <wp:docPr id="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2076450" cy="2733675"/>
                    </a:xfrm>
                    <a:prstGeom prst="rect">
                      <a:avLst/>
                    </a:prstGeom>
                    <a:noFill/>
                    <a:ln w="9525">
                      <a:noFill/>
                      <a:miter lim="800000"/>
                      <a:headEnd/>
                      <a:tailEnd/>
                    </a:ln>
                  </pic:spPr>
                </pic:pic>
              </a:graphicData>
            </a:graphic>
          </wp:inline>
        </w:drawing>
      </w:r>
    </w:p>
    <w:p w:rsidR="00381C36" w:rsidRPr="00381C36" w:rsidRDefault="00381C36" w:rsidP="00381C36">
      <w:pPr>
        <w:jc w:val="center"/>
        <w:rPr>
          <w:rFonts w:eastAsia="Times New Roman"/>
          <w:b/>
          <w:lang w:val="ca-ES"/>
        </w:rPr>
      </w:pP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p>
    <w:p w:rsidR="00381C36" w:rsidRPr="00381C36" w:rsidRDefault="00381C36" w:rsidP="00381C36">
      <w:pPr>
        <w:pStyle w:val="Ttulo2"/>
        <w:rPr>
          <w:lang w:val="ca-ES"/>
        </w:rPr>
      </w:pPr>
      <w:r w:rsidRPr="00381C36">
        <w:rPr>
          <w:lang w:val="ca-ES"/>
        </w:rPr>
        <w:br w:type="page"/>
      </w:r>
      <w:bookmarkStart w:id="151" w:name="_Toc263771951"/>
      <w:r w:rsidRPr="00381C36">
        <w:rPr>
          <w:lang w:val="ca-ES"/>
        </w:rPr>
        <w:lastRenderedPageBreak/>
        <w:t>C</w:t>
      </w:r>
      <w:bookmarkStart w:id="152" w:name="canvi-de-fase"/>
      <w:bookmarkEnd w:id="152"/>
      <w:r w:rsidRPr="00381C36">
        <w:rPr>
          <w:lang w:val="ca-ES"/>
        </w:rPr>
        <w:t>anvi de fase</w:t>
      </w:r>
      <w:bookmarkEnd w:id="151"/>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En models dinàmics, on existeix més d'una imatge per cada tall, es permet canviar la fase en qualsevol moment.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Es pot realitzar de dues formes diferents: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ab/>
        <w:t>Ratolí:</w:t>
      </w:r>
      <w:r w:rsidRPr="00381C36">
        <w:rPr>
          <w:rFonts w:eastAsia="Times New Roman"/>
          <w:lang w:val="ca-ES"/>
        </w:rPr>
        <w:t xml:space="preserve"> Mitjançant el ratolí, i posicionant el cursor sobre el visor actiu, es realitza un clic amb el </w:t>
      </w:r>
      <w:r w:rsidRPr="00381C36">
        <w:rPr>
          <w:rFonts w:eastAsia="Times New Roman"/>
          <w:b/>
          <w:lang w:val="ca-ES"/>
        </w:rPr>
        <w:t xml:space="preserve">botó del mig </w:t>
      </w:r>
      <w:r w:rsidRPr="00381C36">
        <w:rPr>
          <w:rFonts w:eastAsia="Times New Roman"/>
          <w:lang w:val="ca-ES"/>
        </w:rPr>
        <w:t xml:space="preserve">del ratolí (sense desplaçar-lo) i es passa a </w:t>
      </w:r>
      <w:r w:rsidRPr="00381C36">
        <w:rPr>
          <w:rFonts w:eastAsia="Times New Roman"/>
          <w:b/>
          <w:lang w:val="ca-ES"/>
        </w:rPr>
        <w:t>mode de canviar fase</w:t>
      </w:r>
      <w:r w:rsidRPr="00381C36">
        <w:rPr>
          <w:rFonts w:eastAsia="Times New Roman"/>
          <w:lang w:val="ca-ES"/>
        </w:rPr>
        <w:t xml:space="preserve">. A partir d'aquest punt, els desplaçaments de canvi de tall es converteixen en canvis de fase (movent la rodeta del mig del ratolí, o bé prement el botó esquerre i movent el ratolí alhora). Per tornar a passar a el mode de canvi de tall, cal tornar a clicar el </w:t>
      </w:r>
      <w:r w:rsidRPr="00381C36">
        <w:rPr>
          <w:rFonts w:eastAsia="Times New Roman"/>
          <w:b/>
          <w:lang w:val="ca-ES"/>
        </w:rPr>
        <w:t>botó del mig</w:t>
      </w:r>
      <w:r w:rsidRPr="00381C36">
        <w:rPr>
          <w:rFonts w:eastAsia="Times New Roman"/>
          <w:lang w:val="ca-ES"/>
        </w:rPr>
        <w:t xml:space="preserve"> del ratolí.</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b/>
          <w:lang w:val="ca-ES"/>
        </w:rPr>
      </w:pPr>
      <w:r w:rsidRPr="00381C36">
        <w:rPr>
          <w:rFonts w:ascii="Times New Roman" w:eastAsia="Times New Roman" w:hAnsi="Times New Roman"/>
          <w:noProof/>
          <w:lang w:val="es-ES"/>
        </w:rPr>
        <w:drawing>
          <wp:inline distT="0" distB="0" distL="0" distR="0">
            <wp:extent cx="5284470" cy="1233657"/>
            <wp:effectExtent l="1905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srcRect/>
                    <a:stretch>
                      <a:fillRect/>
                    </a:stretch>
                  </pic:blipFill>
                  <pic:spPr bwMode="auto">
                    <a:xfrm>
                      <a:off x="0" y="0"/>
                      <a:ext cx="5284470" cy="1233657"/>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t xml:space="preserve">Teclat: </w:t>
      </w:r>
      <w:r w:rsidRPr="00381C36">
        <w:rPr>
          <w:rFonts w:eastAsia="Times New Roman"/>
          <w:lang w:val="ca-ES"/>
        </w:rPr>
        <w:t>Prement la tecla del cursor del teclat esquerre es disminueix la fase, i amb la tecla del cursor dret, s'augmenta la fase.</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3286125" cy="1219200"/>
            <wp:effectExtent l="1905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srcRect/>
                    <a:stretch>
                      <a:fillRect/>
                    </a:stretch>
                  </pic:blipFill>
                  <pic:spPr bwMode="auto">
                    <a:xfrm>
                      <a:off x="0" y="0"/>
                      <a:ext cx="3286125" cy="12192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Teclat+Ratolí:</w:t>
      </w:r>
      <w:r w:rsidRPr="00381C36">
        <w:rPr>
          <w:rFonts w:eastAsia="Times New Roman"/>
          <w:lang w:val="ca-ES"/>
        </w:rPr>
        <w:t xml:space="preserve"> Si mentre tenim l'eina d'scroll activada, es manté pressionada la tecla </w:t>
      </w:r>
      <w:r w:rsidRPr="00381C36">
        <w:rPr>
          <w:rFonts w:eastAsia="Times New Roman"/>
          <w:b/>
          <w:lang w:val="ca-ES"/>
        </w:rPr>
        <w:t>Ctrl</w:t>
      </w:r>
      <w:r w:rsidRPr="00381C36">
        <w:rPr>
          <w:rFonts w:eastAsia="Times New Roman"/>
          <w:lang w:val="ca-ES"/>
        </w:rPr>
        <w:t>, es canvia de fase envers de canviar de tall.</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lastRenderedPageBreak/>
        <w:drawing>
          <wp:inline distT="0" distB="0" distL="0" distR="0">
            <wp:extent cx="3352800" cy="1276350"/>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srcRect/>
                    <a:stretch>
                      <a:fillRect/>
                    </a:stretch>
                  </pic:blipFill>
                  <pic:spPr bwMode="auto">
                    <a:xfrm>
                      <a:off x="0" y="0"/>
                      <a:ext cx="3352800" cy="12763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pStyle w:val="Ttulo2"/>
        <w:rPr>
          <w:lang w:val="ca-ES"/>
        </w:rPr>
      </w:pPr>
      <w:r w:rsidRPr="00381C36">
        <w:rPr>
          <w:lang w:val="ca-ES"/>
        </w:rPr>
        <w:br w:type="page"/>
      </w:r>
      <w:bookmarkStart w:id="153" w:name="_Toc263771952"/>
      <w:r w:rsidRPr="00381C36">
        <w:rPr>
          <w:lang w:val="ca-ES"/>
        </w:rPr>
        <w:lastRenderedPageBreak/>
        <w:t>Z</w:t>
      </w:r>
      <w:bookmarkStart w:id="154" w:name="zoom"/>
      <w:bookmarkEnd w:id="154"/>
      <w:r w:rsidRPr="00381C36">
        <w:rPr>
          <w:lang w:val="ca-ES"/>
        </w:rPr>
        <w:t>oom</w:t>
      </w:r>
      <w:bookmarkEnd w:id="153"/>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Augmenta/Disminueix la mida de la imatge</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381000" cy="695325"/>
            <wp:effectExtent l="1905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srcRect/>
                    <a:stretch>
                      <a:fillRect/>
                    </a:stretch>
                  </pic:blipFill>
                  <pic:spPr bwMode="auto">
                    <a:xfrm>
                      <a:off x="0" y="0"/>
                      <a:ext cx="381000" cy="695325"/>
                    </a:xfrm>
                    <a:prstGeom prst="rect">
                      <a:avLst/>
                    </a:prstGeom>
                    <a:noFill/>
                    <a:ln w="9525">
                      <a:noFill/>
                      <a:miter lim="800000"/>
                      <a:headEnd/>
                      <a:tailEnd/>
                    </a:ln>
                  </pic:spPr>
                </pic:pic>
              </a:graphicData>
            </a:graphic>
          </wp:inline>
        </w:drawing>
      </w:r>
      <w:r w:rsidRPr="00381C36">
        <w:rPr>
          <w:lang w:val="ca-ES"/>
        </w:rPr>
        <w:t xml:space="preserve"> + </w:t>
      </w:r>
      <w:r w:rsidRPr="00381C36">
        <w:rPr>
          <w:rFonts w:ascii="Times New Roman" w:eastAsia="Times New Roman" w:hAnsi="Times New Roman"/>
          <w:noProof/>
          <w:lang w:val="es-ES"/>
        </w:rPr>
        <w:drawing>
          <wp:inline distT="0" distB="0" distL="0" distR="0">
            <wp:extent cx="371475" cy="695325"/>
            <wp:effectExtent l="19050" t="0" r="9525" b="0"/>
            <wp:docPr id="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a:stretch>
                      <a:fillRect/>
                    </a:stretch>
                  </pic:blipFill>
                  <pic:spPr bwMode="auto">
                    <a:xfrm>
                      <a:off x="0" y="0"/>
                      <a:ext cx="371475" cy="69532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ab/>
        <w:t>Ratolí:</w:t>
      </w:r>
      <w:r w:rsidRPr="00381C36">
        <w:rPr>
          <w:rFonts w:eastAsia="Times New Roman"/>
          <w:lang w:val="ca-ES"/>
        </w:rPr>
        <w:t xml:space="preserve"> Prémer el </w:t>
      </w:r>
      <w:r w:rsidRPr="00381C36">
        <w:rPr>
          <w:rFonts w:eastAsia="Times New Roman"/>
          <w:b/>
          <w:lang w:val="ca-ES"/>
        </w:rPr>
        <w:t>botó esquerre</w:t>
      </w:r>
      <w:r w:rsidRPr="00381C36">
        <w:rPr>
          <w:rFonts w:eastAsia="Times New Roman"/>
          <w:lang w:val="ca-ES"/>
        </w:rPr>
        <w:t xml:space="preserve"> mentre es desplaça el ratolí amunt i avall dins d'un</w:t>
      </w:r>
      <w:r w:rsidRPr="00381C36">
        <w:rPr>
          <w:rFonts w:eastAsia="Times New Roman"/>
          <w:lang w:val="ca-ES"/>
        </w:rPr>
        <w:tab/>
        <w:t xml:space="preserve">visualitzador 2D. També es pot utilitzar fent rodar el </w:t>
      </w:r>
      <w:r w:rsidRPr="00381C36">
        <w:rPr>
          <w:rFonts w:eastAsia="Times New Roman"/>
          <w:b/>
          <w:lang w:val="ca-ES"/>
        </w:rPr>
        <w:t>la rodeta</w:t>
      </w:r>
      <w:r w:rsidRPr="00381C36">
        <w:rPr>
          <w:rFonts w:eastAsia="Times New Roman"/>
          <w:lang w:val="ca-ES"/>
        </w:rPr>
        <w:t xml:space="preserve"> del ratolí, per tenir una precisió més exacta. Mentre està activada, apareix la icona envers del cursor del ratolí.</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Visualitzador on té efecte:</w:t>
      </w:r>
      <w:r w:rsidRPr="00381C36">
        <w:rPr>
          <w:rFonts w:eastAsia="Times New Roman"/>
          <w:lang w:val="ca-ES"/>
        </w:rPr>
        <w:t xml:space="preserve"> Visualitzador per on es mou el ratolí mentre es prem el botó esquerre o es fa moure la rodeta.</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totes les versions.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9F49CF">
      <w:pPr>
        <w:jc w:val="center"/>
        <w:rPr>
          <w:lang w:val="ca-ES"/>
        </w:rPr>
      </w:pPr>
      <w:r w:rsidRPr="00381C36">
        <w:rPr>
          <w:rFonts w:ascii="Times New Roman" w:eastAsia="Times New Roman" w:hAnsi="Times New Roman"/>
          <w:noProof/>
          <w:lang w:val="es-ES"/>
        </w:rPr>
        <w:drawing>
          <wp:inline distT="0" distB="0" distL="0" distR="0">
            <wp:extent cx="1859516" cy="2455817"/>
            <wp:effectExtent l="19050" t="0" r="7384"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srcRect/>
                    <a:stretch>
                      <a:fillRect/>
                    </a:stretch>
                  </pic:blipFill>
                  <pic:spPr bwMode="auto">
                    <a:xfrm>
                      <a:off x="0" y="0"/>
                      <a:ext cx="1861385" cy="2458286"/>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155" w:name="_Toc263771953"/>
      <w:r w:rsidRPr="00381C36">
        <w:rPr>
          <w:lang w:val="ca-ES"/>
        </w:rPr>
        <w:lastRenderedPageBreak/>
        <w:t>M</w:t>
      </w:r>
      <w:bookmarkStart w:id="156" w:name="moure"/>
      <w:bookmarkEnd w:id="156"/>
      <w:r w:rsidRPr="00381C36">
        <w:rPr>
          <w:lang w:val="ca-ES"/>
        </w:rPr>
        <w:t>oure</w:t>
      </w:r>
      <w:bookmarkEnd w:id="155"/>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381C36">
        <w:rPr>
          <w:rFonts w:eastAsia="Times New Roman"/>
          <w:b/>
          <w:lang w:val="ca-ES"/>
        </w:rPr>
        <w:t xml:space="preserve"> </w:t>
      </w:r>
      <w:r w:rsidRPr="00381C36">
        <w:rPr>
          <w:rFonts w:eastAsia="Times New Roman"/>
          <w:lang w:val="ca-ES"/>
        </w:rPr>
        <w:t>(no apareix a la barra d'eines, està sempre disponible amb el ratolí)</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Desplaça la imatge al punt a on es mogui el cursor del ratolí.</w:t>
      </w:r>
    </w:p>
    <w:p w:rsidR="00381C36" w:rsidRPr="00381C36" w:rsidRDefault="00381C36" w:rsidP="00381C36">
      <w:pPr>
        <w:rPr>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609600" cy="723900"/>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609600" cy="723900"/>
                    </a:xfrm>
                    <a:prstGeom prst="rect">
                      <a:avLst/>
                    </a:prstGeom>
                    <a:noFill/>
                    <a:ln w="9525">
                      <a:noFill/>
                      <a:miter lim="800000"/>
                      <a:headEnd/>
                      <a:tailEnd/>
                    </a:ln>
                  </pic:spPr>
                </pic:pic>
              </a:graphicData>
            </a:graphic>
          </wp:inline>
        </w:drawing>
      </w:r>
      <w:r w:rsidRPr="00381C36">
        <w:rPr>
          <w:lang w:val="ca-ES"/>
        </w:rPr>
        <w:t xml:space="preserve"> </w:t>
      </w:r>
    </w:p>
    <w:p w:rsidR="00381C36" w:rsidRPr="00381C36" w:rsidRDefault="00381C36" w:rsidP="00381C36">
      <w:pPr>
        <w:rPr>
          <w:b/>
          <w:lang w:val="ca-ES"/>
        </w:rPr>
      </w:pPr>
    </w:p>
    <w:p w:rsidR="00381C36" w:rsidRPr="00381C36" w:rsidRDefault="00381C36" w:rsidP="00381C36">
      <w:pPr>
        <w:rPr>
          <w:lang w:val="ca-ES"/>
        </w:rPr>
      </w:pPr>
      <w:r w:rsidRPr="00381C36">
        <w:rPr>
          <w:b/>
          <w:lang w:val="ca-ES"/>
        </w:rPr>
        <w:tab/>
        <w:t>Ratolí:</w:t>
      </w:r>
      <w:r w:rsidRPr="00381C36">
        <w:rPr>
          <w:lang w:val="ca-ES"/>
        </w:rPr>
        <w:t xml:space="preserve"> Mantenir el </w:t>
      </w:r>
      <w:r w:rsidRPr="00381C36">
        <w:rPr>
          <w:b/>
          <w:lang w:val="ca-ES"/>
        </w:rPr>
        <w:t>botó del mig</w:t>
      </w:r>
      <w:r w:rsidRPr="00381C36">
        <w:rPr>
          <w:lang w:val="ca-ES"/>
        </w:rPr>
        <w:t xml:space="preserve"> pressionat mentre es </w:t>
      </w:r>
      <w:r w:rsidRPr="00381C36">
        <w:rPr>
          <w:b/>
          <w:lang w:val="ca-ES"/>
        </w:rPr>
        <w:t xml:space="preserve">desplaça </w:t>
      </w:r>
      <w:r w:rsidRPr="00381C36">
        <w:rPr>
          <w:lang w:val="ca-ES"/>
        </w:rPr>
        <w:t>el ratolí en la direcció a on es vol desplaçar la imatge.</w:t>
      </w:r>
    </w:p>
    <w:p w:rsidR="00381C36" w:rsidRPr="00381C36" w:rsidRDefault="00381C36" w:rsidP="00381C36">
      <w:pPr>
        <w:rPr>
          <w:b/>
          <w:lang w:val="ca-ES"/>
        </w:rPr>
      </w:pPr>
    </w:p>
    <w:p w:rsidR="00381C36" w:rsidRPr="00381C36" w:rsidRDefault="00381C36" w:rsidP="00381C36">
      <w:pPr>
        <w:rPr>
          <w:lang w:val="ca-ES"/>
        </w:rPr>
      </w:pPr>
      <w:r w:rsidRPr="00381C36">
        <w:rPr>
          <w:b/>
          <w:lang w:val="ca-ES"/>
        </w:rPr>
        <w:t>Visualitzador on té efecte:</w:t>
      </w:r>
      <w:r w:rsidRPr="00381C36">
        <w:rPr>
          <w:lang w:val="ca-ES"/>
        </w:rPr>
        <w:t xml:space="preserve"> Visualitzador que conté la imatge a on s'ha realitzat el clic del ratolí.</w:t>
      </w:r>
    </w:p>
    <w:p w:rsidR="00381C36" w:rsidRPr="00381C36" w:rsidRDefault="00381C36" w:rsidP="00381C36">
      <w:pPr>
        <w:rPr>
          <w:b/>
          <w:lang w:val="ca-ES"/>
        </w:rPr>
      </w:pPr>
    </w:p>
    <w:p w:rsidR="00381C36" w:rsidRPr="00381C36" w:rsidRDefault="00381C36" w:rsidP="00381C36">
      <w:pPr>
        <w:rPr>
          <w:lang w:val="ca-ES"/>
        </w:rPr>
      </w:pPr>
      <w:r w:rsidRPr="00381C36">
        <w:rPr>
          <w:b/>
          <w:lang w:val="ca-ES"/>
        </w:rPr>
        <w:t>Disponible a partir de la versió:</w:t>
      </w:r>
      <w:r w:rsidRPr="00381C36">
        <w:rPr>
          <w:lang w:val="ca-ES"/>
        </w:rPr>
        <w:t xml:space="preserve"> totes les versions</w:t>
      </w:r>
    </w:p>
    <w:p w:rsidR="00381C36" w:rsidRPr="00381C36" w:rsidRDefault="00381C36" w:rsidP="00381C36">
      <w:pPr>
        <w:rPr>
          <w:lang w:val="ca-ES"/>
        </w:rPr>
      </w:pPr>
    </w:p>
    <w:p w:rsidR="00381C36" w:rsidRPr="00381C36" w:rsidRDefault="00381C36" w:rsidP="00381C36">
      <w:pPr>
        <w:rPr>
          <w:lang w:val="ca-ES"/>
        </w:rPr>
      </w:pPr>
      <w:r w:rsidRPr="00381C36">
        <w:rPr>
          <w:b/>
          <w:lang w:val="ca-ES"/>
        </w:rPr>
        <w:t>Exemple:</w:t>
      </w: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2133600" cy="2819400"/>
            <wp:effectExtent l="1905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srcRect/>
                    <a:stretch>
                      <a:fillRect/>
                    </a:stretch>
                  </pic:blipFill>
                  <pic:spPr bwMode="auto">
                    <a:xfrm>
                      <a:off x="0" y="0"/>
                      <a:ext cx="2133600" cy="28194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pStyle w:val="Ttulo2"/>
        <w:rPr>
          <w:lang w:val="ca-ES"/>
        </w:rPr>
      </w:pPr>
      <w:r w:rsidRPr="00381C36">
        <w:rPr>
          <w:lang w:val="ca-ES"/>
        </w:rPr>
        <w:br w:type="page"/>
      </w:r>
      <w:bookmarkStart w:id="157" w:name="_Toc263771954"/>
      <w:r w:rsidRPr="00381C36">
        <w:rPr>
          <w:lang w:val="ca-ES"/>
        </w:rPr>
        <w:lastRenderedPageBreak/>
        <w:t>C</w:t>
      </w:r>
      <w:bookmarkStart w:id="158" w:name="window-level"/>
      <w:bookmarkEnd w:id="158"/>
      <w:r w:rsidRPr="00381C36">
        <w:rPr>
          <w:lang w:val="ca-ES"/>
        </w:rPr>
        <w:t>anvi de finestra</w:t>
      </w:r>
      <w:bookmarkEnd w:id="157"/>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381C36">
        <w:rPr>
          <w:rFonts w:eastAsia="Times New Roman"/>
          <w:lang w:val="ca-ES"/>
        </w:rPr>
        <w:t xml:space="preserve"> (no apareix a la barra d'eines, està sempre disponible amb el ratolí)</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Canviar l'escala de grisos del visualitzador. Veure també eina </w:t>
      </w:r>
      <w:r w:rsidR="001A54F1">
        <w:fldChar w:fldCharType="begin"/>
      </w:r>
      <w:r w:rsidR="001A54F1" w:rsidRPr="001A54F1">
        <w:rPr>
          <w:lang w:val="es-ES"/>
          <w:rPrChange w:id="159" w:author="Ester" w:date="2010-06-09T13:57:00Z">
            <w:rPr/>
          </w:rPrChange>
        </w:rPr>
        <w:instrText>HYPERLINK \l "canvi-de-finestres-definides"</w:instrText>
      </w:r>
      <w:r w:rsidR="001A54F1">
        <w:fldChar w:fldCharType="separate"/>
      </w:r>
      <w:r w:rsidRPr="00381C36">
        <w:rPr>
          <w:rFonts w:eastAsia="Times New Roman"/>
          <w:color w:val="0000FF"/>
          <w:u w:val="single"/>
          <w:lang w:val="ca-ES"/>
        </w:rPr>
        <w:t>Canvi de finestres definides</w:t>
      </w:r>
      <w:r w:rsidR="001A54F1">
        <w:fldChar w:fldCharType="end"/>
      </w:r>
      <w:r w:rsidRPr="00381C36">
        <w:rPr>
          <w:rFonts w:eastAsia="Times New Roman"/>
          <w:lang w:val="ca-ES"/>
        </w:rPr>
        <w:t>.</w:t>
      </w:r>
    </w:p>
    <w:p w:rsidR="00381C36" w:rsidRPr="00381C36" w:rsidRDefault="00381C36" w:rsidP="00381C36">
      <w:pPr>
        <w:rPr>
          <w:rFonts w:eastAsia="Times New Roman"/>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628650" cy="638175"/>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srcRect/>
                    <a:stretch>
                      <a:fillRect/>
                    </a:stretch>
                  </pic:blipFill>
                  <pic:spPr bwMode="auto">
                    <a:xfrm>
                      <a:off x="0" y="0"/>
                      <a:ext cx="628650" cy="63817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ab/>
        <w:t>Ratolí:</w:t>
      </w:r>
      <w:r w:rsidRPr="00381C36">
        <w:rPr>
          <w:rFonts w:eastAsia="Times New Roman"/>
          <w:lang w:val="ca-ES"/>
        </w:rPr>
        <w:t xml:space="preserve"> Mantenir pressionat el </w:t>
      </w:r>
      <w:r w:rsidRPr="00381C36">
        <w:rPr>
          <w:rFonts w:eastAsia="Times New Roman"/>
          <w:b/>
          <w:lang w:val="ca-ES"/>
        </w:rPr>
        <w:t>botó dret</w:t>
      </w:r>
      <w:r w:rsidRPr="00381C36">
        <w:rPr>
          <w:rFonts w:eastAsia="Times New Roman"/>
          <w:lang w:val="ca-ES"/>
        </w:rPr>
        <w:t xml:space="preserve"> del ratolí mentre es realitza un </w:t>
      </w:r>
      <w:r w:rsidRPr="00381C36">
        <w:rPr>
          <w:rFonts w:eastAsia="Times New Roman"/>
          <w:b/>
          <w:lang w:val="ca-ES"/>
        </w:rPr>
        <w:t>moviment</w:t>
      </w:r>
      <w:r w:rsidRPr="00381C36">
        <w:rPr>
          <w:rFonts w:eastAsia="Times New Roman"/>
          <w:lang w:val="ca-ES"/>
        </w:rPr>
        <w:t xml:space="preserve"> vertical i/o horitzontal.</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que conté la imatge a on s'ha realitzat el clic del ratolí.</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totes les versions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381C36">
      <w:pPr>
        <w:rPr>
          <w:lang w:val="ca-ES"/>
        </w:rPr>
      </w:pPr>
      <w:r w:rsidRPr="00381C36">
        <w:rPr>
          <w:rFonts w:ascii="Times New Roman" w:eastAsia="Times New Roman" w:hAnsi="Times New Roman"/>
          <w:noProof/>
          <w:lang w:val="es-ES"/>
        </w:rPr>
        <w:drawing>
          <wp:inline distT="0" distB="0" distL="0" distR="0">
            <wp:extent cx="4591050" cy="1419225"/>
            <wp:effectExtent l="1905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cstate="print"/>
                    <a:srcRect/>
                    <a:stretch>
                      <a:fillRect/>
                    </a:stretch>
                  </pic:blipFill>
                  <pic:spPr bwMode="auto">
                    <a:xfrm>
                      <a:off x="0" y="0"/>
                      <a:ext cx="4591050" cy="1419225"/>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160" w:name="_Toc263771955"/>
      <w:r w:rsidRPr="00381C36">
        <w:rPr>
          <w:lang w:val="ca-ES"/>
        </w:rPr>
        <w:lastRenderedPageBreak/>
        <w:t>E</w:t>
      </w:r>
      <w:bookmarkStart w:id="161" w:name="estudis-previs"/>
      <w:bookmarkEnd w:id="161"/>
      <w:r w:rsidRPr="00381C36">
        <w:rPr>
          <w:lang w:val="ca-ES"/>
        </w:rPr>
        <w:t>studis previs</w:t>
      </w:r>
      <w:bookmarkEnd w:id="160"/>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Mostra la llista d'estudis previs del pacient actual que s'ha trobat als PACS que estan marcats com per defecte.</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 xml:space="preserve">Mode de funcionament : </w:t>
      </w:r>
      <w:r w:rsidRPr="00381C36">
        <w:rPr>
          <w:rFonts w:eastAsia="Times New Roman"/>
          <w:lang w:val="ca-ES"/>
        </w:rPr>
        <w:t xml:space="preserve">Clicar sobre la icona, i apareix la llista d'estudis previs trobats. Per descarregar un estudi de la llista, </w:t>
      </w:r>
      <w:r w:rsidRPr="00381C36">
        <w:rPr>
          <w:rFonts w:eastAsia="Times New Roman"/>
          <w:b/>
          <w:lang w:val="ca-ES"/>
        </w:rPr>
        <w:t>seleccionar la icona</w:t>
      </w:r>
      <w:r w:rsidRPr="00381C36">
        <w:rPr>
          <w:rFonts w:eastAsia="Times New Roman"/>
          <w:lang w:val="ca-ES"/>
        </w:rPr>
        <w:t xml:space="preserve"> </w:t>
      </w:r>
      <w:r w:rsidRPr="00381C36">
        <w:rPr>
          <w:rFonts w:ascii="Times New Roman" w:eastAsia="Times New Roman" w:hAnsi="Times New Roman"/>
          <w:noProof/>
          <w:lang w:val="es-ES"/>
        </w:rPr>
        <w:drawing>
          <wp:inline distT="0" distB="0" distL="0" distR="0">
            <wp:extent cx="123825" cy="142875"/>
            <wp:effectExtent l="19050" t="0" r="9525" b="0"/>
            <wp:docPr id="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srcRect/>
                    <a:stretch>
                      <a:fillRect/>
                    </a:stretch>
                  </pic:blipFill>
                  <pic:spPr bwMode="auto">
                    <a:xfrm>
                      <a:off x="0" y="0"/>
                      <a:ext cx="123825" cy="142875"/>
                    </a:xfrm>
                    <a:prstGeom prst="rect">
                      <a:avLst/>
                    </a:prstGeom>
                    <a:noFill/>
                    <a:ln w="9525">
                      <a:noFill/>
                      <a:miter lim="800000"/>
                      <a:headEnd/>
                      <a:tailEnd/>
                    </a:ln>
                  </pic:spPr>
                </pic:pic>
              </a:graphicData>
            </a:graphic>
          </wp:inline>
        </w:drawing>
      </w:r>
      <w:r w:rsidRPr="00381C36">
        <w:rPr>
          <w:rFonts w:eastAsia="Times New Roman"/>
          <w:lang w:val="ca-ES"/>
        </w:rPr>
        <w:t xml:space="preserve"> corresponent de la llista.</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 xml:space="preserve">Visualitzador on té efecte: </w:t>
      </w:r>
      <w:r w:rsidRPr="00381C36">
        <w:rPr>
          <w:rFonts w:eastAsia="Times New Roman"/>
          <w:lang w:val="ca-ES"/>
        </w:rPr>
        <w:t>No canvia la imatge de cap visualitzador, sinó que apareix a la llista d'estudis disponibles per posar a cada visor (</w:t>
      </w:r>
      <w:r w:rsidR="001A54F1">
        <w:fldChar w:fldCharType="begin"/>
      </w:r>
      <w:r w:rsidR="001A54F1" w:rsidRPr="001A54F1">
        <w:rPr>
          <w:lang w:val="es-ES"/>
          <w:rPrChange w:id="162" w:author="Ester" w:date="2010-06-09T13:57:00Z">
            <w:rPr/>
          </w:rPrChange>
        </w:rPr>
        <w:instrText>HYPERLINK \l "estudis-del-pacient"</w:instrText>
      </w:r>
      <w:r w:rsidR="001A54F1">
        <w:fldChar w:fldCharType="separate"/>
      </w:r>
      <w:r w:rsidRPr="00381C36">
        <w:rPr>
          <w:rFonts w:eastAsia="Times New Roman"/>
          <w:color w:val="0000FF"/>
          <w:u w:val="single"/>
          <w:lang w:val="ca-ES"/>
        </w:rPr>
        <w:t>Eina "Estudis del pacient"</w:t>
      </w:r>
      <w:r w:rsidR="001A54F1">
        <w:fldChar w:fldCharType="end"/>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0.9</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lang w:val="ca-ES"/>
        </w:rPr>
        <w:t xml:space="preserve">Cas on al clicar la icona mostra tota la llista d'estudis previs trobats. En aquest exemple, es pot observar que s'està descarregant el primer estudi de la llista (el que conté el </w:t>
      </w:r>
      <w:r w:rsidRPr="00381C36">
        <w:rPr>
          <w:rFonts w:ascii="Times New Roman" w:eastAsia="Times New Roman" w:hAnsi="Times New Roman"/>
          <w:noProof/>
          <w:lang w:val="es-ES"/>
        </w:rPr>
        <w:drawing>
          <wp:inline distT="0" distB="0" distL="0" distR="0">
            <wp:extent cx="152400" cy="152400"/>
            <wp:effectExtent l="1905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381C36">
        <w:rPr>
          <w:rFonts w:eastAsia="Times New Roman"/>
          <w:lang w:val="ca-ES"/>
        </w:rPr>
        <w:t>).</w:t>
      </w:r>
    </w:p>
    <w:p w:rsidR="00381C36" w:rsidRPr="00381C36" w:rsidRDefault="00381C36" w:rsidP="00381C36">
      <w:pPr>
        <w:rPr>
          <w:rFonts w:eastAsia="Times New Roman"/>
          <w:b/>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324350" cy="2476500"/>
            <wp:effectExtent l="1905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cstate="print"/>
                    <a:srcRect/>
                    <a:stretch>
                      <a:fillRect/>
                    </a:stretch>
                  </pic:blipFill>
                  <pic:spPr bwMode="auto">
                    <a:xfrm>
                      <a:off x="0" y="0"/>
                      <a:ext cx="4324350" cy="24765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Un cop descarregat fent clic amb el botó dret (</w:t>
      </w:r>
      <w:r w:rsidRPr="00381C36">
        <w:rPr>
          <w:rFonts w:ascii="Times New Roman" w:eastAsia="Times New Roman" w:hAnsi="Times New Roman"/>
          <w:noProof/>
          <w:lang w:val="es-ES"/>
        </w:rPr>
        <w:drawing>
          <wp:inline distT="0" distB="0" distL="0" distR="0">
            <wp:extent cx="200025" cy="295275"/>
            <wp:effectExtent l="1905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srcRect/>
                    <a:stretch>
                      <a:fillRect/>
                    </a:stretch>
                  </pic:blipFill>
                  <pic:spPr bwMode="auto">
                    <a:xfrm>
                      <a:off x="0" y="0"/>
                      <a:ext cx="200025" cy="295275"/>
                    </a:xfrm>
                    <a:prstGeom prst="rect">
                      <a:avLst/>
                    </a:prstGeom>
                    <a:noFill/>
                    <a:ln w="9525">
                      <a:noFill/>
                      <a:miter lim="800000"/>
                      <a:headEnd/>
                      <a:tailEnd/>
                    </a:ln>
                  </pic:spPr>
                </pic:pic>
              </a:graphicData>
            </a:graphic>
          </wp:inline>
        </w:drawing>
      </w:r>
      <w:r w:rsidRPr="00381C36">
        <w:rPr>
          <w:rFonts w:eastAsia="Times New Roman"/>
          <w:lang w:val="ca-ES"/>
        </w:rPr>
        <w:t xml:space="preserve">) en un visor apareix el nou </w:t>
      </w:r>
      <w:r w:rsidRPr="00381C36">
        <w:rPr>
          <w:rFonts w:eastAsia="Times New Roman"/>
          <w:lang w:val="ca-ES"/>
        </w:rPr>
        <w:lastRenderedPageBreak/>
        <w:t>estudi a la llista de series disponibles, tal com es mostra a continuació:</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3657600" cy="1266825"/>
            <wp:effectExtent l="1905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cstate="print"/>
                    <a:srcRect/>
                    <a:stretch>
                      <a:fillRect/>
                    </a:stretch>
                  </pic:blipFill>
                  <pic:spPr bwMode="auto">
                    <a:xfrm>
                      <a:off x="0" y="0"/>
                      <a:ext cx="3657600" cy="126682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En el cas que no es trobin estudis previs del pacient, es mostra el missatge següent:</w:t>
      </w: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1143000" cy="7810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cstate="print"/>
                    <a:srcRect/>
                    <a:stretch>
                      <a:fillRect/>
                    </a:stretch>
                  </pic:blipFill>
                  <pic:spPr bwMode="auto">
                    <a:xfrm>
                      <a:off x="0" y="0"/>
                      <a:ext cx="1143000" cy="7810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i/>
          <w:lang w:val="ca-ES"/>
        </w:rPr>
      </w:pPr>
      <w:r w:rsidRPr="00381C36">
        <w:rPr>
          <w:rFonts w:eastAsia="Times New Roman"/>
          <w:b/>
          <w:lang w:val="ca-ES"/>
        </w:rPr>
        <w:t>Atenció:</w:t>
      </w:r>
      <w:r w:rsidRPr="00381C36">
        <w:rPr>
          <w:rFonts w:eastAsia="Times New Roman"/>
          <w:lang w:val="ca-ES"/>
        </w:rPr>
        <w:t xml:space="preserve"> </w:t>
      </w:r>
      <w:r w:rsidRPr="00381C36">
        <w:rPr>
          <w:rFonts w:eastAsia="Times New Roman"/>
          <w:i/>
          <w:lang w:val="ca-ES"/>
        </w:rPr>
        <w:t>Si s'informa que no s'ha trobat estudis previs, no vol dir que no n'hi pugui haver. Podria ser que en un pacs no activat com per defecte se'n trobessin, o bé que el nom contingui errors tipogràfics i que tampoc es trobin. Amb una bona integració al SAP aquests problemes deixen d'existir.</w:t>
      </w:r>
    </w:p>
    <w:p w:rsidR="00381C36" w:rsidRPr="00381C36" w:rsidRDefault="00381C36" w:rsidP="00381C36">
      <w:pPr>
        <w:pStyle w:val="Ttulo2"/>
        <w:rPr>
          <w:lang w:val="ca-ES"/>
        </w:rPr>
      </w:pPr>
      <w:r w:rsidRPr="00381C36">
        <w:rPr>
          <w:lang w:val="ca-ES"/>
        </w:rPr>
        <w:br w:type="page"/>
      </w:r>
      <w:bookmarkStart w:id="163" w:name="_Toc263771956"/>
      <w:r w:rsidRPr="00381C36">
        <w:rPr>
          <w:lang w:val="ca-ES"/>
        </w:rPr>
        <w:lastRenderedPageBreak/>
        <w:t>D</w:t>
      </w:r>
      <w:bookmarkStart w:id="164" w:name="layout-regular"/>
      <w:bookmarkEnd w:id="164"/>
      <w:r w:rsidRPr="00381C36">
        <w:rPr>
          <w:lang w:val="ca-ES"/>
        </w:rPr>
        <w:t>istribució dels visors</w:t>
      </w:r>
      <w:bookmarkEnd w:id="163"/>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381C36">
        <w:rPr>
          <w:rFonts w:eastAsia="Times New Roman"/>
          <w:b/>
          <w:lang w:val="ca-ES"/>
        </w:rPr>
        <w:t xml:space="preserve"> i </w:t>
      </w:r>
      <w:r w:rsidRPr="00381C36">
        <w:rPr>
          <w:rFonts w:ascii="Times New Roman" w:eastAsia="Times New Roman" w:hAnsi="Times New Roman"/>
          <w:noProof/>
          <w:lang w:val="es-ES"/>
        </w:rPr>
        <w:drawing>
          <wp:inline distT="0" distB="0" distL="0" distR="0">
            <wp:extent cx="142875" cy="142875"/>
            <wp:effectExtent l="1905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Crea una distribució de visors d'acord a amb l'especificació que s'esculli. Està composat per diferents distribucions:</w:t>
      </w: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Distribucions regulars a mida (sense assignació d'imatges al visor):</w:t>
      </w:r>
      <w:r w:rsidRPr="00381C36">
        <w:rPr>
          <w:rFonts w:eastAsia="Times New Roman"/>
          <w:lang w:val="ca-ES"/>
        </w:rPr>
        <w:t xml:space="preserve"> Permet escollir a partir d'una taula creixent/decreixent el nombre de files i columnes per generar una graella de visualitzadors.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Distribucions regulars predefinides (sense assignació d'imatges al visor) (grid layouts):</w:t>
      </w:r>
      <w:r w:rsidRPr="00381C36">
        <w:rPr>
          <w:rFonts w:eastAsia="Times New Roman"/>
          <w:lang w:val="ca-ES"/>
        </w:rPr>
        <w:t xml:space="preserve"> Proposa, segons el nombre de sèries de l'estudi, diferents distribucions de visualitzadors per tal de mostrar les sèries de l'estudi.</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Distribucions regulars o no regulars predefinides amb assignació d'imatges als visors (hanging protocols):</w:t>
      </w:r>
      <w:r w:rsidRPr="00381C36">
        <w:rPr>
          <w:rFonts w:eastAsia="Times New Roman"/>
          <w:lang w:val="ca-ES"/>
        </w:rPr>
        <w:t xml:space="preserve"> Són distribucions predefinides, a nivell d'usuari o de sistema, on es col·loquen automàticament les imatges amb una distribució concreta. Es poden afegir tantes distribucions com l'usuari demani.</w:t>
      </w:r>
    </w:p>
    <w:p w:rsidR="00381C36" w:rsidRPr="00381C36" w:rsidRDefault="00381C36" w:rsidP="00381C36">
      <w:pPr>
        <w:rPr>
          <w:rFonts w:eastAsia="Times New Roman"/>
          <w:b/>
          <w:lang w:val="ca-ES"/>
        </w:rPr>
      </w:pPr>
    </w:p>
    <w:p w:rsidR="00381C36" w:rsidRPr="00381C36" w:rsidRDefault="00381C36" w:rsidP="00381C36">
      <w:pPr>
        <w:rPr>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381000" cy="695325"/>
            <wp:effectExtent l="1905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cstate="print"/>
                    <a:srcRect/>
                    <a:stretch>
                      <a:fillRect/>
                    </a:stretch>
                  </pic:blipFill>
                  <pic:spPr bwMode="auto">
                    <a:xfrm>
                      <a:off x="0" y="0"/>
                      <a:ext cx="381000" cy="695325"/>
                    </a:xfrm>
                    <a:prstGeom prst="rect">
                      <a:avLst/>
                    </a:prstGeom>
                    <a:noFill/>
                    <a:ln w="9525">
                      <a:noFill/>
                      <a:miter lim="800000"/>
                      <a:headEnd/>
                      <a:tailEnd/>
                    </a:ln>
                  </pic:spPr>
                </pic:pic>
              </a:graphicData>
            </a:graphic>
          </wp:inline>
        </w:drawing>
      </w:r>
      <w:r w:rsidRPr="00381C36">
        <w:rPr>
          <w:lang w:val="ca-ES"/>
        </w:rPr>
        <w:t xml:space="preserve"> </w:t>
      </w:r>
    </w:p>
    <w:p w:rsidR="00381C36" w:rsidRPr="00381C36" w:rsidRDefault="00381C36" w:rsidP="00381C36">
      <w:pPr>
        <w:rPr>
          <w:b/>
          <w:lang w:val="ca-ES"/>
        </w:rPr>
      </w:pPr>
    </w:p>
    <w:p w:rsidR="00381C36" w:rsidRPr="00381C36" w:rsidRDefault="00381C36" w:rsidP="00381C36">
      <w:pPr>
        <w:rPr>
          <w:lang w:val="ca-ES"/>
        </w:rPr>
      </w:pPr>
      <w:r w:rsidRPr="00381C36">
        <w:rPr>
          <w:b/>
          <w:lang w:val="ca-ES"/>
        </w:rPr>
        <w:tab/>
        <w:t>Ratolí:</w:t>
      </w:r>
      <w:r w:rsidRPr="00381C36">
        <w:rPr>
          <w:lang w:val="ca-ES"/>
        </w:rPr>
        <w:t xml:space="preserve"> </w:t>
      </w:r>
    </w:p>
    <w:p w:rsidR="00381C36" w:rsidRPr="00381C36" w:rsidRDefault="00381C36" w:rsidP="00381C36">
      <w:pPr>
        <w:rPr>
          <w:rFonts w:eastAsia="Times New Roman"/>
          <w:b/>
          <w:lang w:val="ca-ES"/>
        </w:rPr>
      </w:pPr>
      <w:r w:rsidRPr="00381C36">
        <w:rPr>
          <w:lang w:val="ca-ES"/>
        </w:rPr>
        <w:tab/>
      </w:r>
      <w:r w:rsidRPr="00381C36">
        <w:rPr>
          <w:lang w:val="ca-ES"/>
        </w:rPr>
        <w:tab/>
        <w:t xml:space="preserve">- </w:t>
      </w:r>
      <w:r w:rsidRPr="00381C36">
        <w:rPr>
          <w:b/>
          <w:lang w:val="ca-ES"/>
        </w:rPr>
        <w:t>Distribucions regulars:</w:t>
      </w:r>
      <w:r w:rsidRPr="00381C36">
        <w:rPr>
          <w:lang w:val="ca-ES"/>
        </w:rPr>
        <w:t xml:space="preserve"> Seleccionar la </w:t>
      </w:r>
      <w:r w:rsidRPr="00381C36">
        <w:rPr>
          <w:b/>
          <w:lang w:val="ca-ES"/>
        </w:rPr>
        <w:t xml:space="preserve">icona </w:t>
      </w:r>
      <w:r w:rsidRPr="00381C36">
        <w:rPr>
          <w:rFonts w:ascii="Times New Roman" w:eastAsia="Times New Roman" w:hAnsi="Times New Roman"/>
          <w:b/>
          <w:noProof/>
          <w:lang w:val="es-ES"/>
        </w:rPr>
        <w:drawing>
          <wp:inline distT="0" distB="0" distL="0" distR="0">
            <wp:extent cx="304800" cy="304800"/>
            <wp:effectExtent l="19050" t="0" r="0" b="0"/>
            <wp:docPr id="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381C36">
        <w:rPr>
          <w:rFonts w:eastAsia="Times New Roman"/>
          <w:b/>
          <w:lang w:val="ca-ES"/>
        </w:rPr>
        <w:t xml:space="preserve"> </w:t>
      </w:r>
      <w:r w:rsidRPr="00381C36">
        <w:rPr>
          <w:rFonts w:eastAsia="Times New Roman"/>
          <w:lang w:val="ca-ES"/>
        </w:rPr>
        <w:t xml:space="preserve">i </w:t>
      </w:r>
      <w:r w:rsidRPr="00381C36">
        <w:rPr>
          <w:rFonts w:eastAsia="Times New Roman"/>
          <w:b/>
          <w:lang w:val="ca-ES"/>
        </w:rPr>
        <w:t xml:space="preserve">desplaçar el ratolí </w:t>
      </w:r>
      <w:r w:rsidRPr="00381C36">
        <w:rPr>
          <w:rFonts w:eastAsia="Times New Roman"/>
          <w:lang w:val="ca-ES"/>
        </w:rPr>
        <w:t xml:space="preserve">per sobre la graella de requadres que apareix. Quan la graella marcada de color blau (o color més fosc) sigui la que es desitja prémer el </w:t>
      </w:r>
      <w:r w:rsidRPr="00381C36">
        <w:rPr>
          <w:rFonts w:eastAsia="Times New Roman"/>
          <w:b/>
          <w:lang w:val="ca-ES"/>
        </w:rPr>
        <w:t>botó esquerre</w:t>
      </w:r>
      <w:r w:rsidRPr="00381C36">
        <w:rPr>
          <w:rFonts w:eastAsia="Times New Roman"/>
          <w:lang w:val="ca-ES"/>
        </w:rPr>
        <w:t xml:space="preserve"> del ratolí.</w:t>
      </w:r>
    </w:p>
    <w:p w:rsidR="00381C36" w:rsidRPr="00381C36" w:rsidRDefault="00381C36" w:rsidP="00381C36">
      <w:pPr>
        <w:rPr>
          <w:rFonts w:eastAsia="Times New Roman"/>
          <w:lang w:val="ca-ES"/>
        </w:rPr>
      </w:pPr>
      <w:r w:rsidRPr="00381C36">
        <w:rPr>
          <w:rFonts w:eastAsia="Times New Roman"/>
          <w:lang w:val="ca-ES"/>
        </w:rPr>
        <w:t xml:space="preserve"> </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 xml:space="preserve">- </w:t>
      </w:r>
      <w:r w:rsidRPr="00381C36">
        <w:rPr>
          <w:rFonts w:eastAsia="Times New Roman"/>
          <w:b/>
          <w:lang w:val="ca-ES"/>
        </w:rPr>
        <w:t>Distribucions regulars predefinides:</w:t>
      </w:r>
      <w:r w:rsidRPr="00381C36">
        <w:rPr>
          <w:rFonts w:eastAsia="Times New Roman"/>
          <w:lang w:val="ca-ES"/>
        </w:rPr>
        <w:t xml:space="preserve"> Prémer la icona de la </w:t>
      </w:r>
      <w:r w:rsidRPr="00381C36">
        <w:rPr>
          <w:rFonts w:eastAsia="Times New Roman"/>
          <w:b/>
          <w:lang w:val="ca-ES"/>
        </w:rPr>
        <w:t xml:space="preserve">fletxa </w:t>
      </w:r>
      <w:r w:rsidRPr="00381C36">
        <w:rPr>
          <w:rFonts w:eastAsia="Times New Roman"/>
          <w:lang w:val="ca-ES"/>
        </w:rPr>
        <w:t>(</w:t>
      </w:r>
      <w:r w:rsidRPr="00381C36">
        <w:rPr>
          <w:rFonts w:ascii="Times New Roman" w:eastAsia="Times New Roman" w:hAnsi="Times New Roman"/>
          <w:noProof/>
          <w:lang w:val="es-ES"/>
        </w:rPr>
        <w:drawing>
          <wp:inline distT="0" distB="0" distL="0" distR="0">
            <wp:extent cx="142875" cy="142875"/>
            <wp:effectExtent l="1905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381C36">
        <w:rPr>
          <w:rFonts w:eastAsia="Times New Roman"/>
          <w:lang w:val="ca-ES"/>
        </w:rPr>
        <w:t xml:space="preserve">) i </w:t>
      </w:r>
      <w:r w:rsidRPr="00381C36">
        <w:rPr>
          <w:rFonts w:eastAsia="Times New Roman"/>
          <w:b/>
          <w:lang w:val="ca-ES"/>
        </w:rPr>
        <w:t>seleccionar un element</w:t>
      </w:r>
      <w:r w:rsidRPr="00381C36">
        <w:rPr>
          <w:rFonts w:eastAsia="Times New Roman"/>
          <w:lang w:val="ca-ES"/>
        </w:rPr>
        <w:t xml:space="preserve"> dins l'apartat de </w:t>
      </w:r>
      <w:r w:rsidRPr="00381C36">
        <w:rPr>
          <w:rFonts w:eastAsia="Times New Roman"/>
          <w:b/>
          <w:lang w:val="ca-ES"/>
        </w:rPr>
        <w:t>Grid Layouts</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lang w:val="ca-ES"/>
        </w:rPr>
        <w:tab/>
      </w:r>
      <w:r w:rsidRPr="00381C36">
        <w:rPr>
          <w:rFonts w:eastAsia="Times New Roman"/>
          <w:lang w:val="ca-ES"/>
        </w:rPr>
        <w:tab/>
        <w:t xml:space="preserve">- </w:t>
      </w:r>
      <w:r w:rsidRPr="00381C36">
        <w:rPr>
          <w:rFonts w:eastAsia="Times New Roman"/>
          <w:b/>
          <w:lang w:val="ca-ES"/>
        </w:rPr>
        <w:t xml:space="preserve">Distribucions predefinides amb assignació d'imatges: </w:t>
      </w:r>
      <w:r w:rsidRPr="00381C36">
        <w:rPr>
          <w:rFonts w:eastAsia="Times New Roman"/>
          <w:lang w:val="ca-ES"/>
        </w:rPr>
        <w:t xml:space="preserve">Prémer la icona de la </w:t>
      </w:r>
      <w:r w:rsidRPr="00381C36">
        <w:rPr>
          <w:rFonts w:eastAsia="Times New Roman"/>
          <w:b/>
          <w:lang w:val="ca-ES"/>
        </w:rPr>
        <w:t xml:space="preserve">fletxa </w:t>
      </w:r>
      <w:r w:rsidRPr="00381C36">
        <w:rPr>
          <w:rFonts w:eastAsia="Times New Roman"/>
          <w:lang w:val="ca-ES"/>
        </w:rPr>
        <w:t>(</w:t>
      </w:r>
      <w:r w:rsidRPr="00381C36">
        <w:rPr>
          <w:rFonts w:ascii="Times New Roman" w:eastAsia="Times New Roman" w:hAnsi="Times New Roman"/>
          <w:noProof/>
          <w:lang w:val="es-ES"/>
        </w:rPr>
        <w:drawing>
          <wp:inline distT="0" distB="0" distL="0" distR="0">
            <wp:extent cx="142875" cy="142875"/>
            <wp:effectExtent l="19050" t="0" r="9525" b="0"/>
            <wp:docPr id="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381C36">
        <w:rPr>
          <w:rFonts w:eastAsia="Times New Roman"/>
          <w:lang w:val="ca-ES"/>
        </w:rPr>
        <w:t xml:space="preserve">) i </w:t>
      </w:r>
      <w:r w:rsidRPr="00381C36">
        <w:rPr>
          <w:rFonts w:eastAsia="Times New Roman"/>
          <w:b/>
          <w:lang w:val="ca-ES"/>
        </w:rPr>
        <w:t>seleccionar un element</w:t>
      </w:r>
      <w:r w:rsidRPr="00381C36">
        <w:rPr>
          <w:rFonts w:eastAsia="Times New Roman"/>
          <w:lang w:val="ca-ES"/>
        </w:rPr>
        <w:t xml:space="preserve"> dins l'apartat de </w:t>
      </w:r>
      <w:r w:rsidRPr="00381C36">
        <w:rPr>
          <w:rFonts w:eastAsia="Times New Roman"/>
          <w:b/>
          <w:lang w:val="ca-ES"/>
        </w:rPr>
        <w:t>Hanging Protocols</w:t>
      </w:r>
      <w:r w:rsidRPr="00381C36">
        <w:rPr>
          <w:rFonts w:eastAsia="Times New Roman"/>
          <w:lang w:val="ca-ES"/>
        </w:rPr>
        <w:t>.</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A tots, canvia tota la distribució actual, per la seleccionada.</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0.5 i 0.7(hanging protocols)</w:t>
      </w:r>
    </w:p>
    <w:p w:rsidR="00381C36" w:rsidRPr="00381C36" w:rsidRDefault="00381C36" w:rsidP="00381C36">
      <w:pPr>
        <w:rPr>
          <w:rFonts w:eastAsia="Times New Roman"/>
          <w:lang w:val="ca-ES"/>
        </w:rPr>
      </w:pPr>
    </w:p>
    <w:p w:rsidR="00000000" w:rsidRDefault="001A54F1">
      <w:pPr>
        <w:rPr>
          <w:lang w:val="es-ES"/>
        </w:rPr>
        <w:pPrChange w:id="165" w:author="Ester" w:date="2010-06-09T13:58:00Z">
          <w:pPr>
            <w:pStyle w:val="Ttulo2"/>
          </w:pPr>
        </w:pPrChange>
      </w:pPr>
      <w:bookmarkStart w:id="166" w:name="_Toc263771957"/>
      <w:r w:rsidRPr="001A54F1">
        <w:rPr>
          <w:b/>
          <w:lang w:val="es-ES"/>
          <w:rPrChange w:id="167" w:author="Ester" w:date="2010-06-09T13:58:00Z">
            <w:rPr>
              <w:b w:val="0"/>
              <w:bCs w:val="0"/>
              <w:i w:val="0"/>
              <w:iCs w:val="0"/>
              <w:lang w:val="es-ES"/>
            </w:rPr>
          </w:rPrChange>
        </w:rPr>
        <w:t>Exemple d'un grid regular a mida (sense assignació de volums)</w:t>
      </w:r>
      <w:bookmarkEnd w:id="166"/>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lang w:val="ca-ES"/>
        </w:rPr>
        <w:t>1.- Distribució inicial dels visors:</w:t>
      </w:r>
    </w:p>
    <w:p w:rsidR="00381C36" w:rsidRPr="00381C36" w:rsidRDefault="00381C36" w:rsidP="00381C36">
      <w:pPr>
        <w:rPr>
          <w:rFonts w:eastAsia="Times New Roman"/>
          <w:lang w:val="ca-ES"/>
        </w:rPr>
      </w:pPr>
    </w:p>
    <w:p w:rsidR="00381C36" w:rsidRPr="00381C36" w:rsidRDefault="00381C36" w:rsidP="00381C36">
      <w:pPr>
        <w:jc w:val="center"/>
        <w:rPr>
          <w:lang w:val="ca-ES"/>
        </w:rPr>
      </w:pPr>
      <w:r w:rsidRPr="00381C36">
        <w:rPr>
          <w:rFonts w:ascii="Times New Roman" w:eastAsia="Times New Roman" w:hAnsi="Times New Roman"/>
          <w:noProof/>
          <w:lang w:val="es-ES"/>
        </w:rPr>
        <w:drawing>
          <wp:inline distT="0" distB="0" distL="0" distR="0">
            <wp:extent cx="4067175" cy="2114550"/>
            <wp:effectExtent l="1905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cstate="print"/>
                    <a:srcRect/>
                    <a:stretch>
                      <a:fillRect/>
                    </a:stretch>
                  </pic:blipFill>
                  <pic:spPr bwMode="auto">
                    <a:xfrm>
                      <a:off x="0" y="0"/>
                      <a:ext cx="4067175" cy="21145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2.- Selecció d'un layout diferent, per exemple una distribució de 4x4:</w:t>
      </w:r>
    </w:p>
    <w:p w:rsidR="00381C36" w:rsidRPr="00381C36" w:rsidRDefault="00381C36" w:rsidP="00381C36">
      <w:pPr>
        <w:rPr>
          <w:rFonts w:eastAsia="Times New Roman"/>
          <w:lang w:val="ca-ES"/>
        </w:rPr>
      </w:pPr>
    </w:p>
    <w:p w:rsidR="00381C36" w:rsidRPr="00381C36" w:rsidRDefault="00381C36" w:rsidP="00381C36">
      <w:pPr>
        <w:jc w:val="center"/>
        <w:rPr>
          <w:lang w:val="ca-ES"/>
        </w:rPr>
      </w:pPr>
      <w:r w:rsidRPr="00381C36">
        <w:rPr>
          <w:rFonts w:ascii="Times New Roman" w:eastAsia="Times New Roman" w:hAnsi="Times New Roman"/>
          <w:noProof/>
          <w:lang w:val="es-ES"/>
        </w:rPr>
        <w:drawing>
          <wp:inline distT="0" distB="0" distL="0" distR="0">
            <wp:extent cx="1247775" cy="1381125"/>
            <wp:effectExtent l="1905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cstate="print"/>
                    <a:srcRect/>
                    <a:stretch>
                      <a:fillRect/>
                    </a:stretch>
                  </pic:blipFill>
                  <pic:spPr bwMode="auto">
                    <a:xfrm>
                      <a:off x="0" y="0"/>
                      <a:ext cx="1247775" cy="1381125"/>
                    </a:xfrm>
                    <a:prstGeom prst="rect">
                      <a:avLst/>
                    </a:prstGeom>
                    <a:noFill/>
                    <a:ln w="9525">
                      <a:noFill/>
                      <a:miter lim="800000"/>
                      <a:headEnd/>
                      <a:tailEnd/>
                    </a:ln>
                  </pic:spPr>
                </pic:pic>
              </a:graphicData>
            </a:graphic>
          </wp:inline>
        </w:drawing>
      </w:r>
    </w:p>
    <w:p w:rsidR="00381C36" w:rsidRPr="00381C36" w:rsidRDefault="00381C36" w:rsidP="00381C36">
      <w:pPr>
        <w:rPr>
          <w:lang w:val="ca-ES"/>
        </w:rPr>
      </w:pPr>
    </w:p>
    <w:p w:rsidR="00381C36" w:rsidRPr="00381C36" w:rsidRDefault="00381C36" w:rsidP="00381C36">
      <w:pPr>
        <w:rPr>
          <w:lang w:val="ca-ES"/>
        </w:rPr>
      </w:pPr>
      <w:r w:rsidRPr="00381C36">
        <w:rPr>
          <w:lang w:val="ca-ES"/>
        </w:rPr>
        <w:t>3.-  Resultat que s'obté:</w:t>
      </w:r>
    </w:p>
    <w:p w:rsidR="00381C36" w:rsidRPr="00381C36" w:rsidRDefault="00381C36" w:rsidP="00381C36">
      <w:pPr>
        <w:rPr>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lastRenderedPageBreak/>
        <w:drawing>
          <wp:inline distT="0" distB="0" distL="0" distR="0">
            <wp:extent cx="4171950" cy="2171700"/>
            <wp:effectExtent l="1905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cstate="print"/>
                    <a:srcRect/>
                    <a:stretch>
                      <a:fillRect/>
                    </a:stretch>
                  </pic:blipFill>
                  <pic:spPr bwMode="auto">
                    <a:xfrm>
                      <a:off x="0" y="0"/>
                      <a:ext cx="4171950" cy="21717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 d'un grid regular predefinit (sense assignació de volums)</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lang w:val="ca-ES"/>
        </w:rPr>
        <w:t>1.- Distribució inicial dels visors:</w:t>
      </w:r>
    </w:p>
    <w:p w:rsidR="00381C36" w:rsidRPr="00381C36" w:rsidRDefault="00381C36" w:rsidP="00381C36">
      <w:pPr>
        <w:rPr>
          <w:rFonts w:eastAsia="Times New Roman"/>
          <w:lang w:val="ca-ES"/>
        </w:rPr>
      </w:pPr>
    </w:p>
    <w:p w:rsidR="00381C36" w:rsidRPr="00381C36" w:rsidRDefault="00381C36" w:rsidP="00381C36">
      <w:pPr>
        <w:jc w:val="center"/>
        <w:rPr>
          <w:lang w:val="ca-ES"/>
        </w:rPr>
      </w:pPr>
      <w:r w:rsidRPr="00381C36">
        <w:rPr>
          <w:rFonts w:ascii="Times New Roman" w:eastAsia="Times New Roman" w:hAnsi="Times New Roman"/>
          <w:noProof/>
          <w:lang w:val="es-ES"/>
        </w:rPr>
        <w:drawing>
          <wp:inline distT="0" distB="0" distL="0" distR="0">
            <wp:extent cx="4067175" cy="2114550"/>
            <wp:effectExtent l="1905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cstate="print"/>
                    <a:srcRect/>
                    <a:stretch>
                      <a:fillRect/>
                    </a:stretch>
                  </pic:blipFill>
                  <pic:spPr bwMode="auto">
                    <a:xfrm>
                      <a:off x="0" y="0"/>
                      <a:ext cx="4067175" cy="21145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2.- Selecció d'un layout diferent, per exemple una distribució de 2x1:</w:t>
      </w:r>
    </w:p>
    <w:p w:rsidR="00381C36" w:rsidRPr="00381C36" w:rsidRDefault="00381C36" w:rsidP="00381C36">
      <w:pPr>
        <w:rPr>
          <w:rFonts w:eastAsia="Times New Roman"/>
          <w:lang w:val="ca-ES"/>
        </w:rPr>
      </w:pPr>
    </w:p>
    <w:p w:rsidR="00381C36" w:rsidRPr="00381C36" w:rsidRDefault="00381C36" w:rsidP="00381C36">
      <w:pPr>
        <w:jc w:val="center"/>
        <w:rPr>
          <w:lang w:val="ca-ES"/>
        </w:rPr>
      </w:pPr>
      <w:r w:rsidRPr="00381C36">
        <w:rPr>
          <w:rFonts w:ascii="Times New Roman" w:eastAsia="Times New Roman" w:hAnsi="Times New Roman"/>
          <w:noProof/>
          <w:lang w:val="es-ES"/>
        </w:rPr>
        <w:lastRenderedPageBreak/>
        <w:drawing>
          <wp:inline distT="0" distB="0" distL="0" distR="0">
            <wp:extent cx="2857500" cy="2324100"/>
            <wp:effectExtent l="1905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7" cstate="print"/>
                    <a:srcRect/>
                    <a:stretch>
                      <a:fillRect/>
                    </a:stretch>
                  </pic:blipFill>
                  <pic:spPr bwMode="auto">
                    <a:xfrm>
                      <a:off x="0" y="0"/>
                      <a:ext cx="2857500" cy="2324100"/>
                    </a:xfrm>
                    <a:prstGeom prst="rect">
                      <a:avLst/>
                    </a:prstGeom>
                    <a:noFill/>
                    <a:ln w="9525">
                      <a:noFill/>
                      <a:miter lim="800000"/>
                      <a:headEnd/>
                      <a:tailEnd/>
                    </a:ln>
                  </pic:spPr>
                </pic:pic>
              </a:graphicData>
            </a:graphic>
          </wp:inline>
        </w:drawing>
      </w:r>
    </w:p>
    <w:p w:rsidR="00381C36" w:rsidRPr="00381C36" w:rsidRDefault="00381C36" w:rsidP="00381C36">
      <w:pPr>
        <w:rPr>
          <w:lang w:val="ca-ES"/>
        </w:rPr>
      </w:pPr>
    </w:p>
    <w:p w:rsidR="00381C36" w:rsidRPr="00381C36" w:rsidRDefault="00381C36" w:rsidP="00381C36">
      <w:pPr>
        <w:rPr>
          <w:lang w:val="ca-ES"/>
        </w:rPr>
      </w:pPr>
      <w:r w:rsidRPr="00381C36">
        <w:rPr>
          <w:lang w:val="ca-ES"/>
        </w:rPr>
        <w:t>3.-  Resultat que s'obté:</w:t>
      </w:r>
    </w:p>
    <w:p w:rsidR="00381C36" w:rsidRPr="00381C36" w:rsidRDefault="00381C36" w:rsidP="00381C36">
      <w:pPr>
        <w:rPr>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572000" cy="2362200"/>
            <wp:effectExtent l="1905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cstate="print"/>
                    <a:srcRect/>
                    <a:stretch>
                      <a:fillRect/>
                    </a:stretch>
                  </pic:blipFill>
                  <pic:spPr bwMode="auto">
                    <a:xfrm>
                      <a:off x="0" y="0"/>
                      <a:ext cx="4572000" cy="23622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 d'una distribució amb assignació predefinides (Hanging protocols)</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lang w:val="ca-ES"/>
        </w:rPr>
        <w:t>1.- Distribució inicial dels visors:</w:t>
      </w:r>
    </w:p>
    <w:p w:rsidR="00381C36" w:rsidRPr="00381C36" w:rsidRDefault="00381C36" w:rsidP="00381C36">
      <w:pPr>
        <w:rPr>
          <w:rFonts w:eastAsia="Times New Roman"/>
          <w:lang w:val="ca-ES"/>
        </w:rPr>
      </w:pPr>
    </w:p>
    <w:p w:rsidR="00381C36" w:rsidRPr="00381C36" w:rsidRDefault="00381C36" w:rsidP="00381C36">
      <w:pPr>
        <w:jc w:val="center"/>
        <w:rPr>
          <w:lang w:val="ca-ES"/>
        </w:rPr>
      </w:pPr>
      <w:r w:rsidRPr="00381C36">
        <w:rPr>
          <w:rFonts w:ascii="Times New Roman" w:eastAsia="Times New Roman" w:hAnsi="Times New Roman"/>
          <w:noProof/>
          <w:lang w:val="es-ES"/>
        </w:rPr>
        <w:lastRenderedPageBreak/>
        <w:drawing>
          <wp:inline distT="0" distB="0" distL="0" distR="0">
            <wp:extent cx="2571750" cy="1800225"/>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cstate="print"/>
                    <a:srcRect/>
                    <a:stretch>
                      <a:fillRect/>
                    </a:stretch>
                  </pic:blipFill>
                  <pic:spPr bwMode="auto">
                    <a:xfrm>
                      <a:off x="0" y="0"/>
                      <a:ext cx="2571750" cy="180022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2.- Selecció d'un hanging protocol, per exemple l'MLO (mamografia)</w:t>
      </w:r>
    </w:p>
    <w:p w:rsidR="00381C36" w:rsidRPr="00381C36" w:rsidRDefault="00381C36" w:rsidP="00381C36">
      <w:pPr>
        <w:rPr>
          <w:rFonts w:eastAsia="Times New Roman"/>
          <w:lang w:val="ca-ES"/>
        </w:rPr>
      </w:pPr>
    </w:p>
    <w:p w:rsidR="00381C36" w:rsidRPr="00381C36" w:rsidRDefault="00381C36" w:rsidP="00381C36">
      <w:pPr>
        <w:jc w:val="center"/>
        <w:rPr>
          <w:lang w:val="ca-ES"/>
        </w:rPr>
      </w:pPr>
      <w:r w:rsidRPr="00381C36">
        <w:rPr>
          <w:rFonts w:ascii="Times New Roman" w:eastAsia="Times New Roman" w:hAnsi="Times New Roman"/>
          <w:noProof/>
          <w:lang w:val="es-ES"/>
        </w:rPr>
        <w:drawing>
          <wp:inline distT="0" distB="0" distL="0" distR="0">
            <wp:extent cx="2162175" cy="2266950"/>
            <wp:effectExtent l="1905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cstate="print"/>
                    <a:srcRect/>
                    <a:stretch>
                      <a:fillRect/>
                    </a:stretch>
                  </pic:blipFill>
                  <pic:spPr bwMode="auto">
                    <a:xfrm>
                      <a:off x="0" y="0"/>
                      <a:ext cx="2162175" cy="2266950"/>
                    </a:xfrm>
                    <a:prstGeom prst="rect">
                      <a:avLst/>
                    </a:prstGeom>
                    <a:noFill/>
                    <a:ln w="9525">
                      <a:noFill/>
                      <a:miter lim="800000"/>
                      <a:headEnd/>
                      <a:tailEnd/>
                    </a:ln>
                  </pic:spPr>
                </pic:pic>
              </a:graphicData>
            </a:graphic>
          </wp:inline>
        </w:drawing>
      </w:r>
    </w:p>
    <w:p w:rsidR="00381C36" w:rsidRPr="00381C36" w:rsidRDefault="00381C36" w:rsidP="00381C36">
      <w:pPr>
        <w:rPr>
          <w:lang w:val="ca-ES"/>
        </w:rPr>
      </w:pPr>
    </w:p>
    <w:p w:rsidR="00381C36" w:rsidRPr="00381C36" w:rsidRDefault="00381C36" w:rsidP="00381C36">
      <w:pPr>
        <w:rPr>
          <w:lang w:val="ca-ES"/>
        </w:rPr>
      </w:pPr>
      <w:r w:rsidRPr="00381C36">
        <w:rPr>
          <w:lang w:val="ca-ES"/>
        </w:rPr>
        <w:t>3.-  Resultat que s'obté:</w:t>
      </w:r>
    </w:p>
    <w:p w:rsidR="00381C36" w:rsidRPr="00381C36" w:rsidRDefault="00381C36" w:rsidP="00381C36">
      <w:pPr>
        <w:rPr>
          <w:lang w:val="ca-ES"/>
        </w:rPr>
      </w:pPr>
    </w:p>
    <w:p w:rsidR="00381C36" w:rsidRPr="00381C36" w:rsidRDefault="00381C36" w:rsidP="009F49CF">
      <w:pPr>
        <w:jc w:val="center"/>
        <w:rPr>
          <w:rFonts w:eastAsia="Times New Roman"/>
          <w:lang w:val="ca-ES"/>
        </w:rPr>
      </w:pPr>
      <w:r w:rsidRPr="00381C36">
        <w:rPr>
          <w:rFonts w:ascii="Times New Roman" w:eastAsia="Times New Roman" w:hAnsi="Times New Roman"/>
          <w:noProof/>
          <w:lang w:val="es-ES"/>
        </w:rPr>
        <w:drawing>
          <wp:inline distT="0" distB="0" distL="0" distR="0">
            <wp:extent cx="3267075" cy="2286000"/>
            <wp:effectExtent l="1905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cstate="print"/>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168" w:name="_Toc263771958"/>
      <w:r w:rsidRPr="00381C36">
        <w:rPr>
          <w:lang w:val="ca-ES"/>
        </w:rPr>
        <w:lastRenderedPageBreak/>
        <w:t>R</w:t>
      </w:r>
      <w:bookmarkStart w:id="169" w:name="roi"/>
      <w:bookmarkEnd w:id="169"/>
      <w:r w:rsidRPr="00381C36">
        <w:rPr>
          <w:lang w:val="ca-ES"/>
        </w:rPr>
        <w:t>OI</w:t>
      </w:r>
      <w:bookmarkEnd w:id="168"/>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Permet crear una regió manualment per tal de calcular-ne l'àrea, la mitjana del valor dels vòxels i la desviació estàndard dels valors.</w:t>
      </w:r>
    </w:p>
    <w:p w:rsidR="00381C36" w:rsidRPr="00381C36" w:rsidRDefault="00381C36" w:rsidP="00381C36">
      <w:pPr>
        <w:rPr>
          <w:rFonts w:eastAsia="Times New Roman"/>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381000" cy="695325"/>
            <wp:effectExtent l="1905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cstate="print"/>
                    <a:srcRect/>
                    <a:stretch>
                      <a:fillRect/>
                    </a:stretch>
                  </pic:blipFill>
                  <pic:spPr bwMode="auto">
                    <a:xfrm>
                      <a:off x="0" y="0"/>
                      <a:ext cx="381000" cy="69532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ab/>
        <w:t>Ratolí:</w:t>
      </w:r>
      <w:r w:rsidRPr="00381C36">
        <w:rPr>
          <w:rFonts w:eastAsia="Times New Roman"/>
          <w:lang w:val="ca-ES"/>
        </w:rPr>
        <w:t xml:space="preserve"> Realitzar diferents </w:t>
      </w:r>
      <w:r w:rsidRPr="00381C36">
        <w:rPr>
          <w:rFonts w:eastAsia="Times New Roman"/>
          <w:b/>
          <w:lang w:val="ca-ES"/>
        </w:rPr>
        <w:t xml:space="preserve">clics </w:t>
      </w:r>
      <w:r w:rsidRPr="00381C36">
        <w:rPr>
          <w:rFonts w:eastAsia="Times New Roman"/>
          <w:lang w:val="ca-ES"/>
        </w:rPr>
        <w:t xml:space="preserve">amb el </w:t>
      </w:r>
      <w:r w:rsidRPr="00381C36">
        <w:rPr>
          <w:rFonts w:eastAsia="Times New Roman"/>
          <w:b/>
          <w:lang w:val="ca-ES"/>
        </w:rPr>
        <w:t>botó esquerre</w:t>
      </w:r>
      <w:r w:rsidRPr="00381C36">
        <w:rPr>
          <w:rFonts w:eastAsia="Times New Roman"/>
          <w:lang w:val="ca-ES"/>
        </w:rPr>
        <w:t xml:space="preserve"> del ratolí, donant la forma de l'àrea que es vulgui calcular. Realitzar </w:t>
      </w:r>
      <w:r w:rsidRPr="00381C36">
        <w:rPr>
          <w:rFonts w:eastAsia="Times New Roman"/>
          <w:b/>
          <w:lang w:val="ca-ES"/>
        </w:rPr>
        <w:t>doble clic</w:t>
      </w:r>
      <w:r w:rsidRPr="00381C36">
        <w:rPr>
          <w:rFonts w:eastAsia="Times New Roman"/>
          <w:lang w:val="ca-ES"/>
        </w:rPr>
        <w:t xml:space="preserve"> per tal de tancar automàticament l'àrea.</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Cada punt té efecte dins el visualitzador a on es prem el botó esquerre del ratolí. Es pot canviar de visualitzador encara que una ROI no estigui acabada, i al tornar a entrar el ratolí dins el visor, es podrà continuar amb la creació de la ROI.</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0.5</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9F49CF">
      <w:pPr>
        <w:jc w:val="center"/>
        <w:rPr>
          <w:lang w:val="ca-ES"/>
        </w:rPr>
      </w:pPr>
      <w:r w:rsidRPr="00381C36">
        <w:rPr>
          <w:rFonts w:ascii="Times New Roman" w:eastAsia="Times New Roman" w:hAnsi="Times New Roman"/>
          <w:noProof/>
          <w:lang w:val="es-ES"/>
        </w:rPr>
        <w:drawing>
          <wp:inline distT="0" distB="0" distL="0" distR="0">
            <wp:extent cx="1892081" cy="2500838"/>
            <wp:effectExtent l="1905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3" cstate="print"/>
                    <a:srcRect/>
                    <a:stretch>
                      <a:fillRect/>
                    </a:stretch>
                  </pic:blipFill>
                  <pic:spPr bwMode="auto">
                    <a:xfrm>
                      <a:off x="0" y="0"/>
                      <a:ext cx="1893963" cy="2503326"/>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170" w:name="_Toc263771959"/>
      <w:r w:rsidRPr="00381C36">
        <w:rPr>
          <w:lang w:val="ca-ES"/>
        </w:rPr>
        <w:lastRenderedPageBreak/>
        <w:t>D</w:t>
      </w:r>
      <w:bookmarkStart w:id="171" w:name="distància"/>
      <w:bookmarkEnd w:id="171"/>
      <w:r w:rsidRPr="00381C36">
        <w:rPr>
          <w:lang w:val="ca-ES"/>
        </w:rPr>
        <w:t>istància</w:t>
      </w:r>
      <w:bookmarkEnd w:id="170"/>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23850" cy="304800"/>
            <wp:effectExtent l="1905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4" cstate="print"/>
                    <a:srcRect/>
                    <a:stretch>
                      <a:fillRect/>
                    </a:stretch>
                  </pic:blipFill>
                  <pic:spPr bwMode="auto">
                    <a:xfrm>
                      <a:off x="0" y="0"/>
                      <a:ext cx="32385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Permet calcular la distància mínima entre dos punts</w:t>
      </w:r>
    </w:p>
    <w:p w:rsidR="00381C36" w:rsidRPr="00381C36" w:rsidRDefault="00381C36" w:rsidP="00381C36">
      <w:pPr>
        <w:rPr>
          <w:rFonts w:eastAsia="Times New Roman"/>
          <w:b/>
          <w:lang w:val="ca-ES"/>
        </w:rPr>
      </w:pPr>
    </w:p>
    <w:p w:rsidR="00381C36" w:rsidRPr="00381C36" w:rsidRDefault="00381C36" w:rsidP="00381C36">
      <w:pPr>
        <w:rPr>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381000" cy="619125"/>
            <wp:effectExtent l="1905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5" cstate="print"/>
                    <a:srcRect/>
                    <a:stretch>
                      <a:fillRect/>
                    </a:stretch>
                  </pic:blipFill>
                  <pic:spPr bwMode="auto">
                    <a:xfrm>
                      <a:off x="0" y="0"/>
                      <a:ext cx="381000" cy="619125"/>
                    </a:xfrm>
                    <a:prstGeom prst="rect">
                      <a:avLst/>
                    </a:prstGeom>
                    <a:noFill/>
                    <a:ln w="9525">
                      <a:noFill/>
                      <a:miter lim="800000"/>
                      <a:headEnd/>
                      <a:tailEnd/>
                    </a:ln>
                  </pic:spPr>
                </pic:pic>
              </a:graphicData>
            </a:graphic>
          </wp:inline>
        </w:drawing>
      </w:r>
      <w:r w:rsidRPr="00381C36">
        <w:rPr>
          <w:lang w:val="ca-ES"/>
        </w:rPr>
        <w:t xml:space="preserve"> </w:t>
      </w:r>
    </w:p>
    <w:p w:rsidR="00381C36" w:rsidRPr="00381C36" w:rsidRDefault="00381C36" w:rsidP="00381C36">
      <w:pPr>
        <w:rPr>
          <w:b/>
          <w:lang w:val="ca-ES"/>
        </w:rPr>
      </w:pPr>
    </w:p>
    <w:p w:rsidR="00381C36" w:rsidRPr="00381C36" w:rsidRDefault="00381C36" w:rsidP="00381C36">
      <w:pPr>
        <w:rPr>
          <w:lang w:val="ca-ES"/>
        </w:rPr>
      </w:pPr>
      <w:r w:rsidRPr="00381C36">
        <w:rPr>
          <w:b/>
          <w:lang w:val="ca-ES"/>
        </w:rPr>
        <w:tab/>
        <w:t>Ratolí:</w:t>
      </w:r>
      <w:r w:rsidRPr="00381C36">
        <w:rPr>
          <w:lang w:val="ca-ES"/>
        </w:rPr>
        <w:t xml:space="preserve"> Realitzar un </w:t>
      </w:r>
      <w:r w:rsidRPr="00381C36">
        <w:rPr>
          <w:b/>
          <w:lang w:val="ca-ES"/>
        </w:rPr>
        <w:t xml:space="preserve">clic </w:t>
      </w:r>
      <w:r w:rsidRPr="00381C36">
        <w:rPr>
          <w:lang w:val="ca-ES"/>
        </w:rPr>
        <w:t xml:space="preserve">amb el ratolí per tal d'assignar el punt inicial, desplaçar el ratolí, i realitzar un segon </w:t>
      </w:r>
      <w:r w:rsidRPr="00381C36">
        <w:rPr>
          <w:b/>
          <w:lang w:val="ca-ES"/>
        </w:rPr>
        <w:t xml:space="preserve">clic </w:t>
      </w:r>
      <w:r w:rsidRPr="00381C36">
        <w:rPr>
          <w:lang w:val="ca-ES"/>
        </w:rPr>
        <w:t>per tal d'assignar el segon punt.</w:t>
      </w:r>
    </w:p>
    <w:p w:rsidR="00381C36" w:rsidRPr="00381C36" w:rsidRDefault="00381C36" w:rsidP="00381C36">
      <w:pPr>
        <w:rPr>
          <w:b/>
          <w:lang w:val="ca-ES"/>
        </w:rPr>
      </w:pPr>
    </w:p>
    <w:p w:rsidR="00381C36" w:rsidRPr="00381C36" w:rsidRDefault="00381C36" w:rsidP="00381C36">
      <w:pPr>
        <w:rPr>
          <w:lang w:val="ca-ES"/>
        </w:rPr>
      </w:pPr>
      <w:r w:rsidRPr="00381C36">
        <w:rPr>
          <w:b/>
          <w:lang w:val="ca-ES"/>
        </w:rPr>
        <w:t>Visualitzador on té efecte:</w:t>
      </w:r>
      <w:r w:rsidRPr="00381C36">
        <w:rPr>
          <w:lang w:val="ca-ES"/>
        </w:rPr>
        <w:t xml:space="preserve"> Visualitzador sobre el qual està situat el cursor del ratolí. Es pot canviar de visualitzador mentre s'està creant una distància.</w:t>
      </w:r>
    </w:p>
    <w:p w:rsidR="00381C36" w:rsidRPr="00381C36" w:rsidRDefault="00381C36" w:rsidP="00381C36">
      <w:pPr>
        <w:rPr>
          <w:b/>
          <w:lang w:val="ca-ES"/>
        </w:rPr>
      </w:pPr>
    </w:p>
    <w:p w:rsidR="00381C36" w:rsidRPr="00381C36" w:rsidRDefault="00381C36" w:rsidP="00381C36">
      <w:pPr>
        <w:rPr>
          <w:lang w:val="ca-ES"/>
        </w:rPr>
      </w:pPr>
      <w:r w:rsidRPr="00381C36">
        <w:rPr>
          <w:b/>
          <w:lang w:val="ca-ES"/>
        </w:rPr>
        <w:t>Disponible a partir de la versió:</w:t>
      </w:r>
      <w:r w:rsidRPr="00381C36">
        <w:rPr>
          <w:lang w:val="ca-ES"/>
        </w:rPr>
        <w:t xml:space="preserve"> 0.3</w:t>
      </w:r>
    </w:p>
    <w:p w:rsidR="00381C36" w:rsidRPr="00381C36" w:rsidRDefault="00381C36" w:rsidP="00381C36">
      <w:pPr>
        <w:rPr>
          <w:lang w:val="ca-ES"/>
        </w:rPr>
      </w:pPr>
    </w:p>
    <w:p w:rsidR="00381C36" w:rsidRPr="00381C36" w:rsidRDefault="00381C36" w:rsidP="00381C36">
      <w:pPr>
        <w:rPr>
          <w:b/>
          <w:lang w:val="ca-ES"/>
        </w:rPr>
      </w:pPr>
      <w:r w:rsidRPr="00381C36">
        <w:rPr>
          <w:b/>
          <w:lang w:val="ca-ES"/>
        </w:rPr>
        <w:t>Exemple:</w:t>
      </w:r>
    </w:p>
    <w:p w:rsidR="00381C36" w:rsidRPr="00381C36" w:rsidRDefault="00381C36" w:rsidP="00381C36">
      <w:pPr>
        <w:rPr>
          <w:b/>
          <w:lang w:val="ca-ES"/>
        </w:rPr>
      </w:pPr>
    </w:p>
    <w:p w:rsidR="00381C36" w:rsidRPr="00381C36" w:rsidRDefault="00381C36" w:rsidP="009F49CF">
      <w:pPr>
        <w:jc w:val="center"/>
        <w:rPr>
          <w:rFonts w:eastAsia="Times New Roman"/>
          <w:lang w:val="ca-ES"/>
        </w:rPr>
      </w:pPr>
      <w:r w:rsidRPr="00381C36">
        <w:rPr>
          <w:rFonts w:ascii="Times New Roman" w:eastAsia="Times New Roman" w:hAnsi="Times New Roman"/>
          <w:noProof/>
          <w:lang w:val="es-ES"/>
        </w:rPr>
        <w:drawing>
          <wp:inline distT="0" distB="0" distL="0" distR="0">
            <wp:extent cx="2266950" cy="2992374"/>
            <wp:effectExtent l="1905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6" cstate="print"/>
                    <a:srcRect/>
                    <a:stretch>
                      <a:fillRect/>
                    </a:stretch>
                  </pic:blipFill>
                  <pic:spPr bwMode="auto">
                    <a:xfrm>
                      <a:off x="0" y="0"/>
                      <a:ext cx="2263846" cy="2988277"/>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172" w:name="_Toc263771960"/>
      <w:r w:rsidRPr="00381C36">
        <w:rPr>
          <w:lang w:val="ca-ES"/>
        </w:rPr>
        <w:lastRenderedPageBreak/>
        <w:t>A</w:t>
      </w:r>
      <w:bookmarkStart w:id="173" w:name="angle"/>
      <w:bookmarkEnd w:id="173"/>
      <w:r w:rsidRPr="00381C36">
        <w:rPr>
          <w:lang w:val="ca-ES"/>
        </w:rPr>
        <w:t>ngle</w:t>
      </w:r>
      <w:bookmarkEnd w:id="172"/>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7"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Permet calcular l'angle format per tres punts.</w:t>
      </w:r>
    </w:p>
    <w:p w:rsidR="00381C36" w:rsidRPr="00381C36" w:rsidRDefault="00381C36" w:rsidP="00381C36">
      <w:pPr>
        <w:rPr>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381000" cy="695325"/>
            <wp:effectExtent l="1905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cstate="print"/>
                    <a:srcRect/>
                    <a:stretch>
                      <a:fillRect/>
                    </a:stretch>
                  </pic:blipFill>
                  <pic:spPr bwMode="auto">
                    <a:xfrm>
                      <a:off x="0" y="0"/>
                      <a:ext cx="381000" cy="695325"/>
                    </a:xfrm>
                    <a:prstGeom prst="rect">
                      <a:avLst/>
                    </a:prstGeom>
                    <a:noFill/>
                    <a:ln w="9525">
                      <a:noFill/>
                      <a:miter lim="800000"/>
                      <a:headEnd/>
                      <a:tailEnd/>
                    </a:ln>
                  </pic:spPr>
                </pic:pic>
              </a:graphicData>
            </a:graphic>
          </wp:inline>
        </w:drawing>
      </w:r>
      <w:r w:rsidRPr="00381C36">
        <w:rPr>
          <w:lang w:val="ca-ES"/>
        </w:rPr>
        <w:t xml:space="preserve"> </w:t>
      </w:r>
    </w:p>
    <w:p w:rsidR="00381C36" w:rsidRPr="00381C36" w:rsidRDefault="00381C36" w:rsidP="00381C36">
      <w:pPr>
        <w:rPr>
          <w:b/>
          <w:lang w:val="ca-ES"/>
        </w:rPr>
      </w:pPr>
    </w:p>
    <w:p w:rsidR="00381C36" w:rsidRPr="00381C36" w:rsidRDefault="00381C36" w:rsidP="00381C36">
      <w:pPr>
        <w:rPr>
          <w:lang w:val="ca-ES"/>
        </w:rPr>
      </w:pPr>
      <w:r w:rsidRPr="00381C36">
        <w:rPr>
          <w:b/>
          <w:lang w:val="ca-ES"/>
        </w:rPr>
        <w:tab/>
        <w:t>Ratolí:</w:t>
      </w:r>
      <w:r w:rsidRPr="00381C36">
        <w:rPr>
          <w:lang w:val="ca-ES"/>
        </w:rPr>
        <w:t xml:space="preserve"> Realitzar un </w:t>
      </w:r>
      <w:r w:rsidRPr="00381C36">
        <w:rPr>
          <w:b/>
          <w:lang w:val="ca-ES"/>
        </w:rPr>
        <w:t xml:space="preserve">clic </w:t>
      </w:r>
      <w:r w:rsidRPr="00381C36">
        <w:rPr>
          <w:lang w:val="ca-ES"/>
        </w:rPr>
        <w:t xml:space="preserve">per tal d'assignar el primer punt, realitzar un segon </w:t>
      </w:r>
      <w:r w:rsidRPr="00381C36">
        <w:rPr>
          <w:b/>
          <w:lang w:val="ca-ES"/>
        </w:rPr>
        <w:t xml:space="preserve">clic </w:t>
      </w:r>
      <w:r w:rsidRPr="00381C36">
        <w:rPr>
          <w:lang w:val="ca-ES"/>
        </w:rPr>
        <w:t xml:space="preserve">per tal d'assignar el segon punt (punt d'inflexió), i realitzar un tercer </w:t>
      </w:r>
      <w:r w:rsidRPr="00381C36">
        <w:rPr>
          <w:b/>
          <w:lang w:val="ca-ES"/>
        </w:rPr>
        <w:t xml:space="preserve">clic </w:t>
      </w:r>
      <w:r w:rsidRPr="00381C36">
        <w:rPr>
          <w:lang w:val="ca-ES"/>
        </w:rPr>
        <w:t>per tal d'assignar l'últim punt.</w:t>
      </w:r>
    </w:p>
    <w:p w:rsidR="00381C36" w:rsidRPr="00381C36" w:rsidRDefault="00381C36" w:rsidP="00381C36">
      <w:pPr>
        <w:rPr>
          <w:lang w:val="ca-ES"/>
        </w:rPr>
      </w:pPr>
    </w:p>
    <w:p w:rsidR="00381C36" w:rsidRPr="00381C36" w:rsidRDefault="00381C36" w:rsidP="00381C36">
      <w:pPr>
        <w:jc w:val="center"/>
        <w:rPr>
          <w:rFonts w:eastAsia="Times New Roman"/>
          <w:b/>
          <w:lang w:val="ca-ES"/>
        </w:rPr>
      </w:pPr>
      <w:r w:rsidRPr="00381C36">
        <w:rPr>
          <w:rFonts w:ascii="Times New Roman" w:eastAsia="Times New Roman" w:hAnsi="Times New Roman"/>
          <w:noProof/>
          <w:lang w:val="es-ES"/>
        </w:rPr>
        <w:drawing>
          <wp:inline distT="0" distB="0" distL="0" distR="0">
            <wp:extent cx="1914525" cy="1504950"/>
            <wp:effectExtent l="1905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8" cstate="print"/>
                    <a:srcRect/>
                    <a:stretch>
                      <a:fillRect/>
                    </a:stretch>
                  </pic:blipFill>
                  <pic:spPr bwMode="auto">
                    <a:xfrm>
                      <a:off x="0" y="0"/>
                      <a:ext cx="1914525" cy="15049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 on es realitzen els clics. Es pot canviar de visualitzador mentre s'està creant un angle.</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0.6</w:t>
      </w:r>
    </w:p>
    <w:p w:rsidR="00381C36" w:rsidRPr="00381C36" w:rsidRDefault="00381C36" w:rsidP="00381C36">
      <w:pPr>
        <w:rPr>
          <w:rFonts w:eastAsia="Times New Roman"/>
          <w:lang w:val="ca-ES"/>
        </w:rPr>
      </w:pPr>
    </w:p>
    <w:p w:rsidR="009F49CF" w:rsidRDefault="009F49CF">
      <w:pPr>
        <w:widowControl/>
        <w:suppressAutoHyphens w:val="0"/>
        <w:spacing w:before="0" w:after="0"/>
        <w:ind w:left="0" w:right="0"/>
        <w:rPr>
          <w:rFonts w:eastAsia="Times New Roman"/>
          <w:b/>
          <w:lang w:val="ca-ES"/>
        </w:rPr>
      </w:pPr>
      <w:r>
        <w:rPr>
          <w:rFonts w:eastAsia="Times New Roman"/>
          <w:b/>
          <w:lang w:val="ca-ES"/>
        </w:rPr>
        <w:br w:type="page"/>
      </w:r>
    </w:p>
    <w:p w:rsidR="00381C36" w:rsidRPr="00381C36" w:rsidRDefault="00381C36" w:rsidP="00381C36">
      <w:pPr>
        <w:rPr>
          <w:rFonts w:eastAsia="Times New Roman"/>
          <w:b/>
          <w:lang w:val="ca-ES"/>
        </w:rPr>
      </w:pPr>
      <w:r w:rsidRPr="00381C36">
        <w:rPr>
          <w:rFonts w:eastAsia="Times New Roman"/>
          <w:b/>
          <w:lang w:val="ca-ES"/>
        </w:rPr>
        <w:lastRenderedPageBreak/>
        <w:t>Exemple:</w:t>
      </w:r>
    </w:p>
    <w:p w:rsidR="00381C36" w:rsidRPr="00381C36" w:rsidRDefault="00381C36" w:rsidP="00381C36">
      <w:pPr>
        <w:rPr>
          <w:rFonts w:eastAsia="Times New Roman"/>
          <w:b/>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2133600" cy="2819400"/>
            <wp:effectExtent l="1905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9" cstate="print"/>
                    <a:srcRect/>
                    <a:stretch>
                      <a:fillRect/>
                    </a:stretch>
                  </pic:blipFill>
                  <pic:spPr bwMode="auto">
                    <a:xfrm>
                      <a:off x="0" y="0"/>
                      <a:ext cx="2133600" cy="2819400"/>
                    </a:xfrm>
                    <a:prstGeom prst="rect">
                      <a:avLst/>
                    </a:prstGeom>
                    <a:noFill/>
                    <a:ln w="9525">
                      <a:noFill/>
                      <a:miter lim="800000"/>
                      <a:headEnd/>
                      <a:tailEnd/>
                    </a:ln>
                  </pic:spPr>
                </pic:pic>
              </a:graphicData>
            </a:graphic>
          </wp:inline>
        </w:drawing>
      </w:r>
    </w:p>
    <w:p w:rsidR="00381C36" w:rsidRPr="00381C36" w:rsidRDefault="00381C36" w:rsidP="00381C36">
      <w:pPr>
        <w:jc w:val="center"/>
        <w:rPr>
          <w:rFonts w:eastAsia="Times New Roman"/>
          <w:lang w:val="ca-ES"/>
        </w:rPr>
      </w:pPr>
    </w:p>
    <w:p w:rsidR="00381C36" w:rsidRPr="00381C36" w:rsidRDefault="00381C36" w:rsidP="00381C36">
      <w:pPr>
        <w:pStyle w:val="Ttulo2"/>
        <w:rPr>
          <w:lang w:val="ca-ES"/>
        </w:rPr>
      </w:pPr>
      <w:r w:rsidRPr="00381C36">
        <w:rPr>
          <w:lang w:val="ca-ES"/>
        </w:rPr>
        <w:br w:type="page"/>
      </w:r>
      <w:bookmarkStart w:id="174" w:name="_Toc263771961"/>
      <w:r w:rsidRPr="00381C36">
        <w:rPr>
          <w:lang w:val="ca-ES"/>
        </w:rPr>
        <w:lastRenderedPageBreak/>
        <w:t>A</w:t>
      </w:r>
      <w:bookmarkStart w:id="175" w:name="angle-obert"/>
      <w:bookmarkEnd w:id="175"/>
      <w:r w:rsidRPr="00381C36">
        <w:rPr>
          <w:lang w:val="ca-ES"/>
        </w:rPr>
        <w:t>ngle obert</w:t>
      </w:r>
      <w:bookmarkEnd w:id="174"/>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Permet crear angles sense haver de posar el punt d'inflexió, sinó que es calcula a partir de dues rectes.</w:t>
      </w:r>
    </w:p>
    <w:p w:rsidR="00381C36" w:rsidRPr="00381C36" w:rsidRDefault="00381C36" w:rsidP="00381C36">
      <w:pPr>
        <w:rPr>
          <w:rFonts w:eastAsia="Times New Roman"/>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381000" cy="695325"/>
            <wp:effectExtent l="1905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cstate="print"/>
                    <a:srcRect/>
                    <a:stretch>
                      <a:fillRect/>
                    </a:stretch>
                  </pic:blipFill>
                  <pic:spPr bwMode="auto">
                    <a:xfrm>
                      <a:off x="0" y="0"/>
                      <a:ext cx="381000" cy="69532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t>Ratolí:</w:t>
      </w:r>
      <w:r w:rsidRPr="00381C36">
        <w:rPr>
          <w:rFonts w:eastAsia="Times New Roman"/>
          <w:lang w:val="ca-ES"/>
        </w:rPr>
        <w:t xml:space="preserve"> Es tracta de dibuixar dues línies. Per tant es realitza un </w:t>
      </w:r>
      <w:r w:rsidRPr="00381C36">
        <w:rPr>
          <w:rFonts w:eastAsia="Times New Roman"/>
          <w:b/>
          <w:lang w:val="ca-ES"/>
        </w:rPr>
        <w:t xml:space="preserve">clic </w:t>
      </w:r>
      <w:r w:rsidRPr="00381C36">
        <w:rPr>
          <w:rFonts w:eastAsia="Times New Roman"/>
          <w:lang w:val="ca-ES"/>
        </w:rPr>
        <w:t xml:space="preserve">per assignar el primer punt de la primera recta, i un segon </w:t>
      </w:r>
      <w:r w:rsidRPr="00381C36">
        <w:rPr>
          <w:rFonts w:eastAsia="Times New Roman"/>
          <w:b/>
          <w:lang w:val="ca-ES"/>
        </w:rPr>
        <w:t xml:space="preserve">clic </w:t>
      </w:r>
      <w:r w:rsidRPr="00381C36">
        <w:rPr>
          <w:rFonts w:eastAsia="Times New Roman"/>
          <w:lang w:val="ca-ES"/>
        </w:rPr>
        <w:t xml:space="preserve">per assignar el segon punt de la primera recta. A partir d'aquí, repetint el mateix procés es </w:t>
      </w:r>
      <w:r w:rsidRPr="00381C36">
        <w:rPr>
          <w:rFonts w:eastAsia="Times New Roman"/>
          <w:b/>
          <w:lang w:val="ca-ES"/>
        </w:rPr>
        <w:t>dibuixa la segona recta</w:t>
      </w:r>
      <w:r w:rsidRPr="00381C36">
        <w:rPr>
          <w:rFonts w:eastAsia="Times New Roman"/>
          <w:lang w:val="ca-ES"/>
        </w:rPr>
        <w:t>. I l'aplicació calcula l'angle que formes les dues rectes. L'ordre dels punts de la primera línia i de la segona és indiferent.</w:t>
      </w:r>
    </w:p>
    <w:p w:rsidR="00381C36" w:rsidRPr="00381C36" w:rsidRDefault="00381C36" w:rsidP="00381C36">
      <w:pPr>
        <w:rPr>
          <w:rFonts w:eastAsia="Times New Roman"/>
          <w:b/>
          <w:lang w:val="ca-ES"/>
        </w:rPr>
      </w:pPr>
    </w:p>
    <w:p w:rsidR="00381C36" w:rsidRPr="00381C36" w:rsidRDefault="00381C36" w:rsidP="00381C36">
      <w:pPr>
        <w:jc w:val="center"/>
        <w:rPr>
          <w:rFonts w:eastAsia="Times New Roman"/>
          <w:b/>
          <w:lang w:val="ca-ES"/>
        </w:rPr>
      </w:pPr>
      <w:r w:rsidRPr="00381C36">
        <w:rPr>
          <w:rFonts w:ascii="Times New Roman" w:eastAsia="Times New Roman" w:hAnsi="Times New Roman"/>
          <w:noProof/>
          <w:lang w:val="es-ES"/>
        </w:rPr>
        <w:drawing>
          <wp:inline distT="0" distB="0" distL="0" distR="0">
            <wp:extent cx="2324100" cy="1524000"/>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cstate="print"/>
                    <a:srcRect/>
                    <a:stretch>
                      <a:fillRect/>
                    </a:stretch>
                  </pic:blipFill>
                  <pic:spPr bwMode="auto">
                    <a:xfrm>
                      <a:off x="0" y="0"/>
                      <a:ext cx="2324100" cy="15240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 on es realitzen els clics. Es pot canviar de visualitzador mentre s'està creant un angle.</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0.9</w:t>
      </w:r>
    </w:p>
    <w:p w:rsidR="00381C36" w:rsidRPr="00381C36" w:rsidRDefault="00381C36" w:rsidP="00381C36">
      <w:pPr>
        <w:rPr>
          <w:rFonts w:eastAsia="Times New Roman"/>
          <w:lang w:val="ca-ES"/>
        </w:rPr>
      </w:pPr>
    </w:p>
    <w:p w:rsidR="009F49CF" w:rsidRDefault="009F49CF" w:rsidP="00381C36">
      <w:pPr>
        <w:rPr>
          <w:rFonts w:eastAsia="Times New Roman"/>
          <w:b/>
          <w:lang w:val="ca-ES"/>
        </w:rPr>
      </w:pPr>
    </w:p>
    <w:p w:rsidR="009F49CF" w:rsidRDefault="009F49CF" w:rsidP="00381C36">
      <w:pPr>
        <w:rPr>
          <w:rFonts w:eastAsia="Times New Roman"/>
          <w:b/>
          <w:lang w:val="ca-ES"/>
        </w:rPr>
      </w:pPr>
    </w:p>
    <w:p w:rsidR="009F49CF" w:rsidRDefault="009F49CF" w:rsidP="00381C36">
      <w:pPr>
        <w:rPr>
          <w:rFonts w:eastAsia="Times New Roman"/>
          <w:b/>
          <w:lang w:val="ca-ES"/>
        </w:rPr>
      </w:pPr>
    </w:p>
    <w:p w:rsidR="009F49CF" w:rsidRDefault="009F49CF" w:rsidP="00381C36">
      <w:pPr>
        <w:rPr>
          <w:rFonts w:eastAsia="Times New Roman"/>
          <w:b/>
          <w:lang w:val="ca-ES"/>
        </w:rPr>
      </w:pPr>
    </w:p>
    <w:p w:rsidR="009F49CF" w:rsidRDefault="009F49CF" w:rsidP="00381C36">
      <w:pPr>
        <w:rPr>
          <w:rFonts w:eastAsia="Times New Roman"/>
          <w:b/>
          <w:lang w:val="ca-ES"/>
        </w:rPr>
      </w:pPr>
    </w:p>
    <w:p w:rsidR="009F49CF" w:rsidRDefault="009F49CF" w:rsidP="00381C36">
      <w:pPr>
        <w:rPr>
          <w:rFonts w:eastAsia="Times New Roman"/>
          <w:b/>
          <w:lang w:val="ca-ES"/>
        </w:rPr>
      </w:pPr>
    </w:p>
    <w:p w:rsidR="009F49CF" w:rsidRDefault="009F49CF"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lastRenderedPageBreak/>
        <w:t>Exemple:</w:t>
      </w:r>
    </w:p>
    <w:p w:rsidR="00381C36" w:rsidRPr="00381C36" w:rsidRDefault="00381C36" w:rsidP="00381C36">
      <w:pPr>
        <w:rPr>
          <w:rFonts w:eastAsia="Times New Roman"/>
          <w:b/>
          <w:lang w:val="ca-ES"/>
        </w:rPr>
      </w:pPr>
    </w:p>
    <w:p w:rsidR="00381C36" w:rsidRPr="00381C36" w:rsidRDefault="00381C36" w:rsidP="009F49CF">
      <w:pPr>
        <w:jc w:val="center"/>
        <w:rPr>
          <w:rFonts w:eastAsia="Times New Roman"/>
          <w:lang w:val="ca-ES"/>
        </w:rPr>
      </w:pPr>
      <w:r w:rsidRPr="00381C36">
        <w:rPr>
          <w:rFonts w:ascii="Times New Roman" w:eastAsia="Times New Roman" w:hAnsi="Times New Roman"/>
          <w:noProof/>
          <w:lang w:val="es-ES"/>
        </w:rPr>
        <w:drawing>
          <wp:inline distT="0" distB="0" distL="0" distR="0">
            <wp:extent cx="2072349" cy="2737547"/>
            <wp:effectExtent l="19050" t="0" r="4101"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2" cstate="print"/>
                    <a:srcRect/>
                    <a:stretch>
                      <a:fillRect/>
                    </a:stretch>
                  </pic:blipFill>
                  <pic:spPr bwMode="auto">
                    <a:xfrm>
                      <a:off x="0" y="0"/>
                      <a:ext cx="2076744" cy="2743352"/>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176" w:name="_Toc263771962"/>
      <w:r w:rsidRPr="00381C36">
        <w:rPr>
          <w:lang w:val="ca-ES"/>
        </w:rPr>
        <w:lastRenderedPageBreak/>
        <w:t>E</w:t>
      </w:r>
      <w:bookmarkStart w:id="177" w:name="borrar"/>
      <w:bookmarkEnd w:id="177"/>
      <w:r w:rsidRPr="00381C36">
        <w:rPr>
          <w:lang w:val="ca-ES"/>
        </w:rPr>
        <w:t>sborrar</w:t>
      </w:r>
      <w:bookmarkEnd w:id="176"/>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381C36">
        <w:rPr>
          <w:rFonts w:eastAsia="Times New Roman"/>
          <w:b/>
          <w:lang w:val="ca-ES"/>
        </w:rPr>
        <w:t xml:space="preserve"> </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Esborra les anotacions (distàncies, ROI's, angles, angles oberts...) que hi hagi en un visualitzador. Permet: </w:t>
      </w:r>
    </w:p>
    <w:p w:rsidR="00381C36" w:rsidRPr="00381C36" w:rsidRDefault="00381C36" w:rsidP="00381C36">
      <w:pPr>
        <w:rPr>
          <w:rFonts w:eastAsia="Times New Roman"/>
          <w:lang w:val="ca-ES"/>
        </w:rPr>
      </w:pPr>
      <w:r w:rsidRPr="00381C36">
        <w:rPr>
          <w:rFonts w:eastAsia="Times New Roman"/>
          <w:lang w:val="ca-ES"/>
        </w:rPr>
        <w:tab/>
        <w:t>- Esborrar els objectes un a un</w:t>
      </w:r>
    </w:p>
    <w:p w:rsidR="00381C36" w:rsidRPr="00381C36" w:rsidRDefault="00381C36" w:rsidP="00381C36">
      <w:pPr>
        <w:rPr>
          <w:rFonts w:eastAsia="Times New Roman"/>
          <w:lang w:val="ca-ES"/>
        </w:rPr>
      </w:pPr>
      <w:r w:rsidRPr="00381C36">
        <w:rPr>
          <w:rFonts w:eastAsia="Times New Roman"/>
          <w:lang w:val="ca-ES"/>
        </w:rPr>
        <w:tab/>
        <w:t>- Esborrar els objectes d'una zona</w:t>
      </w:r>
    </w:p>
    <w:p w:rsidR="00381C36" w:rsidRPr="00381C36" w:rsidRDefault="00381C36" w:rsidP="00381C36">
      <w:pPr>
        <w:rPr>
          <w:rFonts w:eastAsia="Times New Roman"/>
          <w:lang w:val="ca-ES"/>
        </w:rPr>
      </w:pPr>
      <w:r w:rsidRPr="00381C36">
        <w:rPr>
          <w:rFonts w:eastAsia="Times New Roman"/>
          <w:lang w:val="ca-ES"/>
        </w:rPr>
        <w:tab/>
        <w:t>- Esborrar tots els objectes d'un visualitzador</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381000" cy="552450"/>
            <wp:effectExtent l="1905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4" cstate="print"/>
                    <a:srcRect/>
                    <a:stretch>
                      <a:fillRect/>
                    </a:stretch>
                  </pic:blipFill>
                  <pic:spPr bwMode="auto">
                    <a:xfrm>
                      <a:off x="0" y="0"/>
                      <a:ext cx="381000" cy="5524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t>Ratolí:</w:t>
      </w:r>
      <w:r w:rsidRPr="00381C36">
        <w:rPr>
          <w:rFonts w:eastAsia="Times New Roman"/>
          <w:lang w:val="ca-ES"/>
        </w:rPr>
        <w:t xml:space="preserve"> </w:t>
      </w:r>
    </w:p>
    <w:p w:rsidR="00381C36" w:rsidRPr="00381C36" w:rsidRDefault="00381C36" w:rsidP="00381C36">
      <w:pPr>
        <w:rPr>
          <w:rFonts w:eastAsia="Times New Roman"/>
          <w:lang w:val="ca-ES"/>
        </w:rPr>
      </w:pPr>
      <w:r w:rsidRPr="00381C36">
        <w:rPr>
          <w:rFonts w:eastAsia="Times New Roman"/>
          <w:lang w:val="ca-ES"/>
        </w:rPr>
        <w:tab/>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r>
      <w:r w:rsidRPr="00381C36">
        <w:rPr>
          <w:rFonts w:eastAsia="Times New Roman"/>
          <w:b/>
          <w:lang w:val="ca-ES"/>
        </w:rPr>
        <w:t>Esborrar els objectes un a un</w:t>
      </w:r>
      <w:r w:rsidRPr="00381C36">
        <w:rPr>
          <w:rFonts w:eastAsia="Times New Roman"/>
          <w:lang w:val="ca-ES"/>
        </w:rPr>
        <w:t xml:space="preserve">: Realitzar un </w:t>
      </w:r>
      <w:r w:rsidRPr="00381C36">
        <w:rPr>
          <w:rFonts w:eastAsia="Times New Roman"/>
          <w:b/>
          <w:lang w:val="ca-ES"/>
        </w:rPr>
        <w:t xml:space="preserve">clic </w:t>
      </w:r>
      <w:r w:rsidRPr="00381C36">
        <w:rPr>
          <w:rFonts w:eastAsia="Times New Roman"/>
          <w:lang w:val="ca-ES"/>
        </w:rPr>
        <w:t>amb el</w:t>
      </w:r>
      <w:r w:rsidRPr="00381C36">
        <w:rPr>
          <w:rFonts w:eastAsia="Times New Roman"/>
          <w:b/>
          <w:lang w:val="ca-ES"/>
        </w:rPr>
        <w:t xml:space="preserve"> botó esquerre </w:t>
      </w:r>
      <w:r w:rsidRPr="00381C36">
        <w:rPr>
          <w:rFonts w:eastAsia="Times New Roman"/>
          <w:lang w:val="ca-ES"/>
        </w:rPr>
        <w:t>del ratolí sobre l'anotació el qual es vulgui esborrar.</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r>
      <w:r w:rsidRPr="00381C36">
        <w:rPr>
          <w:rFonts w:eastAsia="Times New Roman"/>
          <w:b/>
          <w:lang w:val="ca-ES"/>
        </w:rPr>
        <w:t>Esborrar els objectes d'una zona</w:t>
      </w:r>
      <w:r w:rsidRPr="00381C36">
        <w:rPr>
          <w:rFonts w:eastAsia="Times New Roman"/>
          <w:lang w:val="ca-ES"/>
        </w:rPr>
        <w:t xml:space="preserve">: </w:t>
      </w:r>
      <w:r w:rsidRPr="00381C36">
        <w:rPr>
          <w:rFonts w:eastAsia="Times New Roman"/>
          <w:b/>
          <w:lang w:val="ca-ES"/>
        </w:rPr>
        <w:t xml:space="preserve">Mantenir pressionat el botó esquerre </w:t>
      </w:r>
      <w:r w:rsidRPr="00381C36">
        <w:rPr>
          <w:rFonts w:eastAsia="Times New Roman"/>
          <w:lang w:val="ca-ES"/>
        </w:rPr>
        <w:t xml:space="preserve">del ratolí mentre es </w:t>
      </w:r>
      <w:r w:rsidRPr="00381C36">
        <w:rPr>
          <w:rFonts w:eastAsia="Times New Roman"/>
          <w:b/>
          <w:lang w:val="ca-ES"/>
        </w:rPr>
        <w:t xml:space="preserve">desplaça </w:t>
      </w:r>
      <w:r w:rsidRPr="00381C36">
        <w:rPr>
          <w:rFonts w:eastAsia="Times New Roman"/>
          <w:lang w:val="ca-ES"/>
        </w:rPr>
        <w:t>per tal de dibuixar la zona a esborrar. S'esborren tots els objectes que quedin completament dins el requadre.</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r>
      <w:r w:rsidRPr="00381C36">
        <w:rPr>
          <w:rFonts w:eastAsia="Times New Roman"/>
          <w:b/>
          <w:lang w:val="ca-ES"/>
        </w:rPr>
        <w:t>Esborrar tots els objectes d'un visualitzador</w:t>
      </w:r>
      <w:r w:rsidRPr="00381C36">
        <w:rPr>
          <w:rFonts w:eastAsia="Times New Roman"/>
          <w:lang w:val="ca-ES"/>
        </w:rPr>
        <w:t xml:space="preserve">: Seleccionar el visor que es vulgui esborrar (amb el marge pintat), i seleccionar la </w:t>
      </w:r>
      <w:r w:rsidRPr="00381C36">
        <w:rPr>
          <w:rFonts w:eastAsia="Times New Roman"/>
          <w:b/>
          <w:lang w:val="ca-ES"/>
        </w:rPr>
        <w:t xml:space="preserve">fletxa </w:t>
      </w:r>
      <w:r w:rsidRPr="00381C36">
        <w:rPr>
          <w:rFonts w:eastAsia="Times New Roman"/>
          <w:lang w:val="ca-ES"/>
        </w:rPr>
        <w:t xml:space="preserve">del costat de la icona de la goma i seleccionar l'opció </w:t>
      </w:r>
      <w:r w:rsidRPr="00381C36">
        <w:rPr>
          <w:rFonts w:eastAsia="Times New Roman"/>
          <w:b/>
          <w:lang w:val="ca-ES"/>
        </w:rPr>
        <w:t>Tot el visor actual</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 xml:space="preserve">Teclat: </w:t>
      </w:r>
      <w:r w:rsidRPr="00381C36">
        <w:rPr>
          <w:rFonts w:eastAsia="Times New Roman"/>
          <w:lang w:val="ca-ES"/>
        </w:rPr>
        <w:t xml:space="preserve">Hi ha disponible l'acció d'esborrar tots els objectes d'un visualitzador, prement les tecles </w:t>
      </w:r>
      <w:r w:rsidRPr="00381C36">
        <w:rPr>
          <w:rFonts w:eastAsia="Times New Roman"/>
          <w:b/>
          <w:lang w:val="ca-ES"/>
        </w:rPr>
        <w:t>Ctrl + E.</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que contingui el ratolí, o bé l'actiu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0.5</w:t>
      </w:r>
    </w:p>
    <w:p w:rsidR="00381C36" w:rsidRDefault="00381C36" w:rsidP="00381C36">
      <w:pPr>
        <w:rPr>
          <w:ins w:id="178" w:author="Ester" w:date="2010-06-09T13:59:00Z"/>
          <w:rFonts w:eastAsia="Times New Roman"/>
          <w:lang w:val="ca-ES"/>
        </w:rPr>
      </w:pPr>
    </w:p>
    <w:p w:rsidR="007B1E88" w:rsidRPr="00381C36" w:rsidRDefault="007B1E88" w:rsidP="00381C36">
      <w:pPr>
        <w:rPr>
          <w:rFonts w:eastAsia="Times New Roman"/>
          <w:lang w:val="ca-ES"/>
        </w:rPr>
      </w:pPr>
    </w:p>
    <w:p w:rsidR="009F49CF" w:rsidRDefault="009F49CF"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lastRenderedPageBreak/>
        <w:t>Exemple:</w:t>
      </w:r>
    </w:p>
    <w:p w:rsidR="00381C36" w:rsidRPr="00381C36" w:rsidRDefault="00381C36" w:rsidP="009F49CF">
      <w:pPr>
        <w:jc w:val="center"/>
        <w:rPr>
          <w:lang w:val="ca-ES"/>
        </w:rPr>
      </w:pPr>
      <w:r w:rsidRPr="00381C36">
        <w:rPr>
          <w:rFonts w:ascii="Times New Roman" w:eastAsia="Times New Roman" w:hAnsi="Times New Roman"/>
          <w:noProof/>
          <w:lang w:val="es-ES"/>
        </w:rPr>
        <w:drawing>
          <wp:inline distT="0" distB="0" distL="0" distR="0">
            <wp:extent cx="2009775" cy="2657475"/>
            <wp:effectExtent l="1905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5" cstate="print"/>
                    <a:srcRect/>
                    <a:stretch>
                      <a:fillRect/>
                    </a:stretch>
                  </pic:blipFill>
                  <pic:spPr bwMode="auto">
                    <a:xfrm>
                      <a:off x="0" y="0"/>
                      <a:ext cx="2009775" cy="2657475"/>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179" w:name="_Toc263771963"/>
      <w:r w:rsidRPr="00381C36">
        <w:rPr>
          <w:lang w:val="ca-ES"/>
        </w:rPr>
        <w:lastRenderedPageBreak/>
        <w:t>R</w:t>
      </w:r>
      <w:bookmarkStart w:id="180" w:name="reconstruccions"/>
      <w:bookmarkEnd w:id="180"/>
      <w:r w:rsidRPr="00381C36">
        <w:rPr>
          <w:lang w:val="ca-ES"/>
        </w:rPr>
        <w:t>econstruccions</w:t>
      </w:r>
      <w:bookmarkEnd w:id="179"/>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Icones: </w:t>
      </w:r>
      <w:r w:rsidRPr="00381C36">
        <w:rPr>
          <w:rFonts w:ascii="Times New Roman" w:eastAsia="Times New Roman" w:hAnsi="Times New Roman"/>
          <w:noProof/>
          <w:lang w:val="es-ES"/>
        </w:rPr>
        <w:drawing>
          <wp:inline distT="0" distB="0" distL="0" distR="0">
            <wp:extent cx="609600" cy="609600"/>
            <wp:effectExtent l="1905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6"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rsidRPr="00381C36">
        <w:rPr>
          <w:rFonts w:eastAsia="Times New Roman"/>
          <w:b/>
          <w:lang w:val="ca-ES"/>
        </w:rPr>
        <w:t xml:space="preserve"> </w:t>
      </w:r>
      <w:r w:rsidRPr="00381C36">
        <w:rPr>
          <w:rFonts w:ascii="Times New Roman" w:eastAsia="Times New Roman" w:hAnsi="Times New Roman"/>
          <w:noProof/>
          <w:lang w:val="es-ES"/>
        </w:rPr>
        <w:drawing>
          <wp:inline distT="0" distB="0" distL="0" distR="0">
            <wp:extent cx="609600" cy="609600"/>
            <wp:effectExtent l="1905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7"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rsidRPr="00381C36">
        <w:rPr>
          <w:lang w:val="ca-ES"/>
        </w:rPr>
        <w:t xml:space="preserve"> </w:t>
      </w:r>
      <w:r w:rsidRPr="00381C36">
        <w:rPr>
          <w:rFonts w:ascii="Times New Roman" w:eastAsia="Times New Roman" w:hAnsi="Times New Roman"/>
          <w:noProof/>
          <w:lang w:val="es-ES"/>
        </w:rPr>
        <w:drawing>
          <wp:inline distT="0" distB="0" distL="0" distR="0">
            <wp:extent cx="609600" cy="609600"/>
            <wp:effectExtent l="1905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8"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Canvia la vista des d'on s'observen les dades.</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Mode de funcionament :</w:t>
      </w:r>
      <w:r w:rsidRPr="00381C36">
        <w:rPr>
          <w:rFonts w:eastAsia="Times New Roman"/>
          <w:lang w:val="ca-ES"/>
        </w:rPr>
        <w:t xml:space="preserve"> Realitzar un </w:t>
      </w:r>
      <w:r w:rsidRPr="00381C36">
        <w:rPr>
          <w:rFonts w:eastAsia="Times New Roman"/>
          <w:b/>
          <w:lang w:val="ca-ES"/>
        </w:rPr>
        <w:t>clic a la icona corresponent</w:t>
      </w:r>
      <w:r w:rsidRPr="00381C36">
        <w:rPr>
          <w:rFonts w:eastAsia="Times New Roman"/>
          <w:lang w:val="ca-ES"/>
        </w:rPr>
        <w:t>, i la sèrie que conté el visualitzador actiu, quedarà reconstruïda segons la vista que s'hagi escollit (axial, sagital o coronal).</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totes</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ascii="Times New Roman" w:eastAsia="Times New Roman" w:hAnsi="Times New Roman"/>
          <w:noProof/>
          <w:lang w:val="es-ES"/>
        </w:rPr>
        <w:drawing>
          <wp:inline distT="0" distB="0" distL="0" distR="0">
            <wp:extent cx="5467350" cy="1781175"/>
            <wp:effectExtent l="1905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9" cstate="print"/>
                    <a:srcRect/>
                    <a:stretch>
                      <a:fillRect/>
                    </a:stretch>
                  </pic:blipFill>
                  <pic:spPr bwMode="auto">
                    <a:xfrm>
                      <a:off x="0" y="0"/>
                      <a:ext cx="5467350" cy="1781175"/>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181" w:name="_Toc263771964"/>
      <w:r w:rsidRPr="00381C36">
        <w:rPr>
          <w:lang w:val="ca-ES"/>
        </w:rPr>
        <w:lastRenderedPageBreak/>
        <w:t>F</w:t>
      </w:r>
      <w:bookmarkStart w:id="182" w:name="flip-vertical"/>
      <w:bookmarkEnd w:id="182"/>
      <w:r w:rsidRPr="00381C36">
        <w:rPr>
          <w:lang w:val="ca-ES"/>
        </w:rPr>
        <w:t>lip vertical</w:t>
      </w:r>
      <w:bookmarkEnd w:id="181"/>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0"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Fa una transposició de la imatge en sentit vertical.</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Mode de funcionament :</w:t>
      </w:r>
      <w:r w:rsidRPr="00381C36">
        <w:rPr>
          <w:rFonts w:eastAsia="Times New Roman"/>
          <w:lang w:val="ca-ES"/>
        </w:rPr>
        <w:t xml:space="preserve"> Seleccionar el visor a on es vol aplicar la transformació ( si no està seleccionat) i </w:t>
      </w:r>
      <w:r w:rsidRPr="00381C36">
        <w:rPr>
          <w:rFonts w:eastAsia="Times New Roman"/>
          <w:b/>
          <w:lang w:val="ca-ES"/>
        </w:rPr>
        <w:t xml:space="preserve">prémer la icona </w:t>
      </w:r>
      <w:r w:rsidRPr="00381C36">
        <w:rPr>
          <w:rFonts w:eastAsia="Times New Roman"/>
          <w:lang w:val="ca-ES"/>
        </w:rPr>
        <w:t>del flip. Només té efecte en un visualitzador.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0.7</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381C36">
      <w:pPr>
        <w:rPr>
          <w:lang w:val="ca-ES"/>
        </w:rPr>
      </w:pPr>
      <w:r w:rsidRPr="00381C36">
        <w:rPr>
          <w:rFonts w:ascii="Times New Roman" w:eastAsia="Times New Roman" w:hAnsi="Times New Roman"/>
          <w:noProof/>
          <w:lang w:val="es-ES"/>
        </w:rPr>
        <w:drawing>
          <wp:inline distT="0" distB="0" distL="0" distR="0">
            <wp:extent cx="5391150" cy="2581275"/>
            <wp:effectExtent l="1905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1" cstate="print"/>
                    <a:srcRect/>
                    <a:stretch>
                      <a:fillRect/>
                    </a:stretch>
                  </pic:blipFill>
                  <pic:spPr bwMode="auto">
                    <a:xfrm>
                      <a:off x="0" y="0"/>
                      <a:ext cx="5391150" cy="2581275"/>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183" w:name="_Toc263771965"/>
      <w:r w:rsidRPr="00381C36">
        <w:rPr>
          <w:lang w:val="ca-ES"/>
        </w:rPr>
        <w:lastRenderedPageBreak/>
        <w:t>F</w:t>
      </w:r>
      <w:bookmarkStart w:id="184" w:name="flip-horitzontal"/>
      <w:bookmarkEnd w:id="184"/>
      <w:r w:rsidRPr="00381C36">
        <w:rPr>
          <w:lang w:val="ca-ES"/>
        </w:rPr>
        <w:t>lip horitzontal</w:t>
      </w:r>
      <w:bookmarkEnd w:id="183"/>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Fa una transposició de la imatge en sentit vertical.</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Mode de funcionament :</w:t>
      </w:r>
      <w:r w:rsidRPr="00381C36">
        <w:rPr>
          <w:rFonts w:eastAsia="Times New Roman"/>
          <w:lang w:val="ca-ES"/>
        </w:rPr>
        <w:t xml:space="preserve"> Seleccionar el visor a on es vol aplicar la transformació ( si no està seleccionat) i </w:t>
      </w:r>
      <w:r w:rsidRPr="00381C36">
        <w:rPr>
          <w:rFonts w:eastAsia="Times New Roman"/>
          <w:b/>
          <w:lang w:val="ca-ES"/>
        </w:rPr>
        <w:t>prémer la icona</w:t>
      </w:r>
      <w:r w:rsidRPr="00381C36">
        <w:rPr>
          <w:rFonts w:eastAsia="Times New Roman"/>
          <w:lang w:val="ca-ES"/>
        </w:rPr>
        <w:t xml:space="preserve"> del flip. Només té efecte en un visualitzador.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0.7</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w:t>
      </w:r>
    </w:p>
    <w:p w:rsidR="00381C36" w:rsidRPr="00381C36" w:rsidRDefault="00381C36" w:rsidP="00381C36">
      <w:pPr>
        <w:rPr>
          <w:rFonts w:eastAsia="Times New Roman"/>
          <w:b/>
          <w:lang w:val="ca-ES"/>
        </w:rPr>
      </w:pPr>
    </w:p>
    <w:p w:rsidR="00381C36" w:rsidRPr="00381C36" w:rsidRDefault="00381C36" w:rsidP="00381C36">
      <w:pPr>
        <w:rPr>
          <w:lang w:val="ca-ES"/>
        </w:rPr>
      </w:pPr>
      <w:r w:rsidRPr="00381C36">
        <w:rPr>
          <w:rFonts w:ascii="Times New Roman" w:eastAsia="Times New Roman" w:hAnsi="Times New Roman"/>
          <w:noProof/>
          <w:lang w:val="es-ES"/>
        </w:rPr>
        <w:drawing>
          <wp:inline distT="0" distB="0" distL="0" distR="0">
            <wp:extent cx="5257800" cy="2486025"/>
            <wp:effectExtent l="1905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3" cstate="print"/>
                    <a:srcRect/>
                    <a:stretch>
                      <a:fillRect/>
                    </a:stretch>
                  </pic:blipFill>
                  <pic:spPr bwMode="auto">
                    <a:xfrm>
                      <a:off x="0" y="0"/>
                      <a:ext cx="5257800" cy="2486025"/>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185" w:name="_Toc263771966"/>
      <w:r w:rsidRPr="00381C36">
        <w:rPr>
          <w:lang w:val="ca-ES"/>
        </w:rPr>
        <w:lastRenderedPageBreak/>
        <w:t>R</w:t>
      </w:r>
      <w:bookmarkStart w:id="186" w:name="rotació-en-sentit-horari"/>
      <w:bookmarkEnd w:id="186"/>
      <w:r w:rsidRPr="00381C36">
        <w:rPr>
          <w:lang w:val="ca-ES"/>
        </w:rPr>
        <w:t>otació en sentit horari</w:t>
      </w:r>
      <w:bookmarkEnd w:id="185"/>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4"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Aplica girs de 90º a la imatge</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Mode de funcionament :</w:t>
      </w:r>
      <w:r w:rsidRPr="00381C36">
        <w:rPr>
          <w:rFonts w:eastAsia="Times New Roman"/>
          <w:lang w:val="ca-ES"/>
        </w:rPr>
        <w:t xml:space="preserve"> Seleccionar el visor que conté la imatge a aplicar-li la rotació (si no està seleccionat) i </w:t>
      </w:r>
      <w:r w:rsidRPr="00381C36">
        <w:rPr>
          <w:rFonts w:eastAsia="Times New Roman"/>
          <w:b/>
          <w:lang w:val="ca-ES"/>
        </w:rPr>
        <w:t>prémer la icona de rotació</w:t>
      </w:r>
      <w:r w:rsidRPr="00381C36">
        <w:rPr>
          <w:rFonts w:eastAsia="Times New Roman"/>
          <w:lang w:val="ca-ES"/>
        </w:rPr>
        <w:t xml:space="preserve"> (</w:t>
      </w:r>
      <w:r w:rsidRPr="00381C36">
        <w:rPr>
          <w:rFonts w:ascii="Times New Roman" w:eastAsia="Times New Roman" w:hAnsi="Times New Roman"/>
          <w:noProof/>
          <w:lang w:val="es-ES"/>
        </w:rPr>
        <w:drawing>
          <wp:inline distT="0" distB="0" distL="0" distR="0">
            <wp:extent cx="180975" cy="180975"/>
            <wp:effectExtent l="0" t="0" r="952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4"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381C36">
        <w:rPr>
          <w:rFonts w:eastAsia="Times New Roman"/>
          <w:lang w:val="ca-ES"/>
        </w:rPr>
        <w:t>) per cada gir de 90º que se li vulgui aplicar.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0.2</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lang w:val="ca-ES"/>
        </w:rPr>
        <w:t>El visor seleccionat mostra l'estat inicial de la imatge, el segon mostra el resultat de fer un clic a la icona, el tercer, el resultat de fer 2 clics a la icona, i el quart, el resultat de fer 3 clics a la icona. Si fem quatre clics, el resultat és l'inicial.</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ascii="Times New Roman" w:eastAsia="Times New Roman" w:hAnsi="Times New Roman"/>
          <w:noProof/>
          <w:lang w:val="es-ES"/>
        </w:rPr>
        <w:drawing>
          <wp:inline distT="0" distB="0" distL="0" distR="0">
            <wp:extent cx="5257800" cy="1657350"/>
            <wp:effectExtent l="1905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5" cstate="print"/>
                    <a:srcRect/>
                    <a:stretch>
                      <a:fillRect/>
                    </a:stretch>
                  </pic:blipFill>
                  <pic:spPr bwMode="auto">
                    <a:xfrm>
                      <a:off x="0" y="0"/>
                      <a:ext cx="5257800" cy="1657350"/>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187" w:name="_Toc263771967"/>
      <w:r w:rsidRPr="00381C36">
        <w:rPr>
          <w:lang w:val="ca-ES"/>
        </w:rPr>
        <w:lastRenderedPageBreak/>
        <w:t>R</w:t>
      </w:r>
      <w:bookmarkStart w:id="188" w:name="rotació-en-sentit-antihorari"/>
      <w:bookmarkEnd w:id="188"/>
      <w:r w:rsidRPr="00381C36">
        <w:rPr>
          <w:lang w:val="ca-ES"/>
        </w:rPr>
        <w:t>otació en sentit antihorari</w:t>
      </w:r>
      <w:bookmarkEnd w:id="187"/>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6"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Aplica girs de 90º a la imatge</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Mode de funcionament :</w:t>
      </w:r>
      <w:r w:rsidRPr="00381C36">
        <w:rPr>
          <w:rFonts w:eastAsia="Times New Roman"/>
          <w:lang w:val="ca-ES"/>
        </w:rPr>
        <w:t xml:space="preserve"> Seleccionar el visor que conté la imatge a aplicar-li la rotació (si no està seleccionat) i </w:t>
      </w:r>
      <w:r w:rsidRPr="00381C36">
        <w:rPr>
          <w:rFonts w:eastAsia="Times New Roman"/>
          <w:b/>
          <w:lang w:val="ca-ES"/>
        </w:rPr>
        <w:t xml:space="preserve">prémer la icona de rotació </w:t>
      </w:r>
      <w:r w:rsidRPr="00381C36">
        <w:rPr>
          <w:rFonts w:eastAsia="Times New Roman"/>
          <w:lang w:val="ca-ES"/>
        </w:rPr>
        <w:t>(</w:t>
      </w:r>
      <w:r w:rsidRPr="00381C36">
        <w:rPr>
          <w:rFonts w:ascii="Times New Roman" w:eastAsia="Times New Roman" w:hAnsi="Times New Roman"/>
          <w:noProof/>
          <w:lang w:val="es-ES"/>
        </w:rPr>
        <w:drawing>
          <wp:inline distT="0" distB="0" distL="0" distR="0">
            <wp:extent cx="171450" cy="171450"/>
            <wp:effectExtent l="1905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6"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381C36">
        <w:rPr>
          <w:rFonts w:eastAsia="Times New Roman"/>
          <w:lang w:val="ca-ES"/>
        </w:rPr>
        <w:t>) per cada gir de 90º que se li vulgui aplicar.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0.2</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lang w:val="ca-ES"/>
        </w:rPr>
        <w:t>El visor seleccionat mostra l'estat inicial de la imatge, el segon mostra el resultat de fer un clic a la icona, el tercer, el resultat de fer 2 clics a la icona, i el quart, el resultat de fer 3 clics a la icona. Si fem quatre clics, el resultat és l'inicial.</w:t>
      </w:r>
    </w:p>
    <w:p w:rsidR="00381C36" w:rsidRPr="00381C36" w:rsidRDefault="00381C36" w:rsidP="00381C36">
      <w:pPr>
        <w:rPr>
          <w:rFonts w:eastAsia="Times New Roman"/>
          <w:lang w:val="ca-ES"/>
        </w:rPr>
      </w:pPr>
    </w:p>
    <w:p w:rsidR="00381C36" w:rsidRPr="00381C36" w:rsidRDefault="00381C36" w:rsidP="00381C36">
      <w:pPr>
        <w:rPr>
          <w:lang w:val="ca-ES"/>
        </w:rPr>
      </w:pPr>
      <w:r w:rsidRPr="00381C36">
        <w:rPr>
          <w:rFonts w:ascii="Times New Roman" w:eastAsia="Times New Roman" w:hAnsi="Times New Roman"/>
          <w:noProof/>
          <w:lang w:val="es-ES"/>
        </w:rPr>
        <w:drawing>
          <wp:inline distT="0" distB="0" distL="0" distR="0">
            <wp:extent cx="5457825" cy="1685925"/>
            <wp:effectExtent l="19050" t="0" r="952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7" cstate="print"/>
                    <a:srcRect/>
                    <a:stretch>
                      <a:fillRect/>
                    </a:stretch>
                  </pic:blipFill>
                  <pic:spPr bwMode="auto">
                    <a:xfrm>
                      <a:off x="0" y="0"/>
                      <a:ext cx="5457825" cy="1685925"/>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189" w:name="_Toc263771968"/>
      <w:r w:rsidRPr="00381C36">
        <w:rPr>
          <w:lang w:val="ca-ES"/>
        </w:rPr>
        <w:lastRenderedPageBreak/>
        <w:t>R</w:t>
      </w:r>
      <w:bookmarkStart w:id="190" w:name="rotació-d'un-volum"/>
      <w:bookmarkEnd w:id="190"/>
      <w:r w:rsidRPr="00381C36">
        <w:rPr>
          <w:lang w:val="ca-ES"/>
        </w:rPr>
        <w:t>otació 3D</w:t>
      </w:r>
      <w:bookmarkEnd w:id="189"/>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Permet rotar un volum dins un visor 3D, per tal d'observar-lo des de punts de vista diferents.</w:t>
      </w:r>
    </w:p>
    <w:p w:rsidR="00381C36" w:rsidRPr="00381C36" w:rsidRDefault="00381C36" w:rsidP="00381C36">
      <w:pPr>
        <w:rPr>
          <w:rFonts w:eastAsia="Times New Roman"/>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361950" cy="438150"/>
            <wp:effectExtent l="1905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9" cstate="print"/>
                    <a:srcRect/>
                    <a:stretch>
                      <a:fillRect/>
                    </a:stretch>
                  </pic:blipFill>
                  <pic:spPr bwMode="auto">
                    <a:xfrm>
                      <a:off x="0" y="0"/>
                      <a:ext cx="361950" cy="4381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t>Ratolí:</w:t>
      </w:r>
      <w:r w:rsidRPr="00381C36">
        <w:rPr>
          <w:rFonts w:eastAsia="Times New Roman"/>
          <w:lang w:val="ca-ES"/>
        </w:rPr>
        <w:t xml:space="preserve"> Mantenir el </w:t>
      </w:r>
      <w:r w:rsidRPr="00381C36">
        <w:rPr>
          <w:rFonts w:eastAsia="Times New Roman"/>
          <w:b/>
          <w:lang w:val="ca-ES"/>
        </w:rPr>
        <w:t>botó dret</w:t>
      </w:r>
      <w:r w:rsidRPr="00381C36">
        <w:rPr>
          <w:rFonts w:eastAsia="Times New Roman"/>
          <w:lang w:val="ca-ES"/>
        </w:rPr>
        <w:t xml:space="preserve"> del ratolí </w:t>
      </w:r>
      <w:r w:rsidRPr="00381C36">
        <w:rPr>
          <w:rFonts w:eastAsia="Times New Roman"/>
          <w:b/>
          <w:lang w:val="ca-ES"/>
        </w:rPr>
        <w:t xml:space="preserve">pressionat </w:t>
      </w:r>
      <w:r w:rsidRPr="00381C36">
        <w:rPr>
          <w:rFonts w:eastAsia="Times New Roman"/>
          <w:lang w:val="ca-ES"/>
        </w:rPr>
        <w:t xml:space="preserve">mentre es </w:t>
      </w:r>
      <w:r w:rsidRPr="00381C36">
        <w:rPr>
          <w:rFonts w:eastAsia="Times New Roman"/>
          <w:b/>
          <w:lang w:val="ca-ES"/>
        </w:rPr>
        <w:t xml:space="preserve">desplaça </w:t>
      </w:r>
      <w:r w:rsidRPr="00381C36">
        <w:rPr>
          <w:rFonts w:eastAsia="Times New Roman"/>
          <w:lang w:val="ca-ES"/>
        </w:rPr>
        <w:t>el ratolí en la direcció cap a on es vol rotar el volum.</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3D</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0.7</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lang w:val="ca-ES"/>
        </w:rPr>
        <w:t>El volum de l'esquerre seria la posició inicial, on realitzant una rotació podem veure'l des del punt de vista que mostra el volum de la dreta.</w:t>
      </w:r>
    </w:p>
    <w:p w:rsidR="00381C36" w:rsidRPr="00381C36" w:rsidRDefault="00381C36" w:rsidP="00381C36">
      <w:pPr>
        <w:jc w:val="center"/>
        <w:rPr>
          <w:rFonts w:eastAsia="Times New Roman"/>
          <w:lang w:val="ca-ES"/>
        </w:rPr>
      </w:pPr>
    </w:p>
    <w:p w:rsidR="00381C36" w:rsidRPr="00381C36" w:rsidRDefault="00381C36" w:rsidP="00381C36">
      <w:pPr>
        <w:rPr>
          <w:lang w:val="ca-ES"/>
        </w:rPr>
      </w:pPr>
      <w:r w:rsidRPr="00381C36">
        <w:rPr>
          <w:rFonts w:ascii="Times New Roman" w:eastAsia="Times New Roman" w:hAnsi="Times New Roman"/>
          <w:noProof/>
          <w:lang w:val="es-ES"/>
        </w:rPr>
        <w:drawing>
          <wp:inline distT="0" distB="0" distL="0" distR="0">
            <wp:extent cx="5314950" cy="2600325"/>
            <wp:effectExtent l="1905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0" cstate="print"/>
                    <a:srcRect/>
                    <a:stretch>
                      <a:fillRect/>
                    </a:stretch>
                  </pic:blipFill>
                  <pic:spPr bwMode="auto">
                    <a:xfrm>
                      <a:off x="0" y="0"/>
                      <a:ext cx="5314950" cy="2600325"/>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191" w:name="_Toc263771969"/>
      <w:r w:rsidRPr="00381C36">
        <w:rPr>
          <w:lang w:val="ca-ES"/>
        </w:rPr>
        <w:lastRenderedPageBreak/>
        <w:t>R</w:t>
      </w:r>
      <w:bookmarkStart w:id="192" w:name="reestablir-un-visor"/>
      <w:bookmarkEnd w:id="192"/>
      <w:r w:rsidRPr="00381C36">
        <w:rPr>
          <w:lang w:val="ca-ES"/>
        </w:rPr>
        <w:t>establir un visor (reset)</w:t>
      </w:r>
      <w:bookmarkEnd w:id="191"/>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1"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Retorna la imatge del visor a l'estat inicial, és a dir amb el zoom inicial, l'escala de grisos inicial, sense anotacions, sense flips...</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Mode de funcionament: </w:t>
      </w:r>
      <w:r w:rsidRPr="00381C36">
        <w:rPr>
          <w:rFonts w:eastAsia="Times New Roman"/>
          <w:lang w:val="ca-ES"/>
        </w:rPr>
        <w:t xml:space="preserve">Seleccionar el visor que es vol restaurar (si no està seleccionat) i </w:t>
      </w:r>
      <w:r w:rsidRPr="00381C36">
        <w:rPr>
          <w:rFonts w:eastAsia="Times New Roman"/>
          <w:b/>
          <w:lang w:val="ca-ES"/>
        </w:rPr>
        <w:t>prémer la icona de restaurar</w:t>
      </w:r>
      <w:r w:rsidRPr="00381C36">
        <w:rPr>
          <w:rFonts w:eastAsia="Times New Roman"/>
          <w:lang w:val="ca-ES"/>
        </w:rPr>
        <w:t>. Només té efecte en un visualitzador.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0.9</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La imatge de més a l'esquerre és la imatge original, la imatge que es mostra al mig és la imatge original després d'aplicar-li zoom, un canvi d'escala, i realitzar-hi anotacions... i la imatge de més a la dreta és el resultat d'aplicar la restauració del visor a la imatge del mig.</w:t>
      </w:r>
    </w:p>
    <w:p w:rsidR="00381C36" w:rsidRPr="00381C36" w:rsidRDefault="00381C36" w:rsidP="00381C36">
      <w:pPr>
        <w:rPr>
          <w:rFonts w:eastAsia="Times New Roman"/>
          <w:lang w:val="ca-ES"/>
        </w:rPr>
      </w:pPr>
      <w:r w:rsidRPr="00381C36">
        <w:rPr>
          <w:rFonts w:eastAsia="Times New Roman"/>
          <w:lang w:val="ca-ES"/>
        </w:rPr>
        <w:t>Es pot observar que la imatge queda exactament igual com s'estava mostrant al principi.</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ascii="Times New Roman" w:eastAsia="Times New Roman" w:hAnsi="Times New Roman"/>
          <w:noProof/>
          <w:lang w:val="es-ES"/>
        </w:rPr>
        <w:drawing>
          <wp:inline distT="0" distB="0" distL="0" distR="0">
            <wp:extent cx="5495925" cy="2143125"/>
            <wp:effectExtent l="19050" t="0" r="952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2" cstate="print"/>
                    <a:srcRect/>
                    <a:stretch>
                      <a:fillRect/>
                    </a:stretch>
                  </pic:blipFill>
                  <pic:spPr bwMode="auto">
                    <a:xfrm>
                      <a:off x="0" y="0"/>
                      <a:ext cx="5495925" cy="2143125"/>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193" w:name="_Toc263771970"/>
      <w:r w:rsidRPr="00381C36">
        <w:rPr>
          <w:lang w:val="ca-ES"/>
        </w:rPr>
        <w:lastRenderedPageBreak/>
        <w:t>I</w:t>
      </w:r>
      <w:bookmarkStart w:id="194" w:name="invertir"/>
      <w:bookmarkEnd w:id="194"/>
      <w:r w:rsidRPr="00381C36">
        <w:rPr>
          <w:lang w:val="ca-ES"/>
        </w:rPr>
        <w:t>nvertir escala de grisos</w:t>
      </w:r>
      <w:bookmarkEnd w:id="193"/>
    </w:p>
    <w:p w:rsidR="00381C36" w:rsidRPr="00381C36" w:rsidRDefault="00381C36" w:rsidP="00381C36">
      <w:pPr>
        <w:keepNext/>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285750" cy="285750"/>
            <wp:effectExtent l="1905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3" cstate="print"/>
                    <a:srcRect/>
                    <a:stretch>
                      <a:fillRect/>
                    </a:stretch>
                  </pic:blipFill>
                  <pic:spPr bwMode="auto">
                    <a:xfrm>
                      <a:off x="0" y="0"/>
                      <a:ext cx="285750" cy="2857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Inverteix els colors de la imatge, és a dir, els negres es converteixen en blancs i els blancs es converteixen en negres successivament.</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 xml:space="preserve">Mode de funcionament : </w:t>
      </w:r>
      <w:r w:rsidRPr="00381C36">
        <w:rPr>
          <w:rFonts w:eastAsia="Times New Roman"/>
          <w:lang w:val="ca-ES"/>
        </w:rPr>
        <w:t xml:space="preserve">Seleccionar el visor a on es vol aplicar la transformació de colors ( si no està seleccionat) i </w:t>
      </w:r>
      <w:r w:rsidRPr="00381C36">
        <w:rPr>
          <w:rFonts w:eastAsia="Times New Roman"/>
          <w:b/>
          <w:lang w:val="ca-ES"/>
        </w:rPr>
        <w:t>prémer la icona d'invertir.</w:t>
      </w:r>
      <w:r w:rsidRPr="00381C36">
        <w:rPr>
          <w:rFonts w:eastAsia="Times New Roman"/>
          <w:lang w:val="ca-ES"/>
        </w:rPr>
        <w:t xml:space="preserve"> Només té efecte en un visualitzador.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0.9</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lang w:val="ca-ES"/>
        </w:rPr>
        <w:t xml:space="preserve">La imatge de l'esquerre és la imatge original, i la de la dreta es correspon la imatge original després d'aplicar-li l'eina d'invertir colors. </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ascii="Times New Roman" w:eastAsia="Times New Roman" w:hAnsi="Times New Roman"/>
          <w:noProof/>
          <w:lang w:val="es-ES"/>
        </w:rPr>
        <w:drawing>
          <wp:inline distT="0" distB="0" distL="0" distR="0">
            <wp:extent cx="4962525" cy="2914650"/>
            <wp:effectExtent l="19050" t="0" r="952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4" cstate="print"/>
                    <a:srcRect/>
                    <a:stretch>
                      <a:fillRect/>
                    </a:stretch>
                  </pic:blipFill>
                  <pic:spPr bwMode="auto">
                    <a:xfrm>
                      <a:off x="0" y="0"/>
                      <a:ext cx="4962525" cy="2914650"/>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195" w:name="_Toc263771971"/>
      <w:r w:rsidRPr="00381C36">
        <w:rPr>
          <w:lang w:val="ca-ES"/>
        </w:rPr>
        <w:lastRenderedPageBreak/>
        <w:t>C</w:t>
      </w:r>
      <w:bookmarkStart w:id="196" w:name="captura-de-pantalla"/>
      <w:bookmarkEnd w:id="196"/>
      <w:r w:rsidRPr="00381C36">
        <w:rPr>
          <w:lang w:val="ca-ES"/>
        </w:rPr>
        <w:t>aptura de pantalla</w:t>
      </w:r>
      <w:bookmarkEnd w:id="195"/>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409575" cy="409575"/>
            <wp:effectExtent l="19050" t="0" r="952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5" cstate="print"/>
                    <a:srcRect/>
                    <a:stretch>
                      <a:fillRect/>
                    </a:stretch>
                  </pic:blipFill>
                  <pic:spPr bwMode="auto">
                    <a:xfrm>
                      <a:off x="0" y="0"/>
                      <a:ext cx="409575" cy="40957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Guarda una o totes les imatges que conté el visualitzador actiu, en format fotografia (per tant s'elimina la informació que conté el DICOM), a qualsevol lloc de l'ordinador, o bé en algun mitjà extern (USB, disc dur...)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Mode de funcionament:</w:t>
      </w:r>
      <w:r w:rsidRPr="00381C36">
        <w:rPr>
          <w:rFonts w:eastAsia="Times New Roman"/>
          <w:lang w:val="ca-ES"/>
        </w:rPr>
        <w:t xml:space="preserve"> </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Ratolí</w:t>
      </w:r>
      <w:r w:rsidRPr="00381C36">
        <w:rPr>
          <w:rFonts w:eastAsia="Times New Roman"/>
          <w:lang w:val="ca-ES"/>
        </w:rPr>
        <w:t xml:space="preserve">: Seleccionar el visor del qual es vol guardar la imatge o imatges, </w:t>
      </w:r>
      <w:r w:rsidRPr="00381C36">
        <w:rPr>
          <w:rFonts w:eastAsia="Times New Roman"/>
          <w:b/>
          <w:lang w:val="ca-ES"/>
        </w:rPr>
        <w:t>seleccionar l'eina de captura</w:t>
      </w:r>
      <w:r w:rsidRPr="00381C36">
        <w:rPr>
          <w:rFonts w:eastAsia="Times New Roman"/>
          <w:lang w:val="ca-ES"/>
        </w:rPr>
        <w:t xml:space="preserve"> de pantalla, i </w:t>
      </w:r>
      <w:r w:rsidRPr="00381C36">
        <w:rPr>
          <w:rFonts w:eastAsia="Times New Roman"/>
          <w:b/>
          <w:lang w:val="ca-ES"/>
        </w:rPr>
        <w:t xml:space="preserve">escollir </w:t>
      </w:r>
      <w:r w:rsidRPr="00381C36">
        <w:rPr>
          <w:rFonts w:eastAsia="Times New Roman"/>
          <w:lang w:val="ca-ES"/>
        </w:rPr>
        <w:t xml:space="preserve">una de les dues </w:t>
      </w:r>
      <w:r w:rsidRPr="00381C36">
        <w:rPr>
          <w:rFonts w:eastAsia="Times New Roman"/>
          <w:b/>
          <w:lang w:val="ca-ES"/>
        </w:rPr>
        <w:t>opcions</w:t>
      </w:r>
      <w:r w:rsidRPr="00381C36">
        <w:rPr>
          <w:rFonts w:eastAsia="Times New Roman"/>
          <w:lang w:val="ca-ES"/>
        </w:rPr>
        <w:t xml:space="preserve">: </w:t>
      </w:r>
      <w:r w:rsidRPr="00381C36">
        <w:rPr>
          <w:rFonts w:eastAsia="Times New Roman"/>
          <w:b/>
          <w:lang w:val="ca-ES"/>
        </w:rPr>
        <w:t>Guardar una imatge de la sèrie actual</w:t>
      </w:r>
      <w:r w:rsidRPr="00381C36">
        <w:rPr>
          <w:rFonts w:eastAsia="Times New Roman"/>
          <w:lang w:val="ca-ES"/>
        </w:rPr>
        <w:t xml:space="preserve">, </w:t>
      </w:r>
      <w:r w:rsidRPr="00381C36">
        <w:rPr>
          <w:rFonts w:eastAsia="Times New Roman"/>
          <w:b/>
          <w:lang w:val="ca-ES"/>
        </w:rPr>
        <w:t>Guardar totes les imatges de la sèrie actual</w:t>
      </w:r>
      <w:r w:rsidRPr="00381C36">
        <w:rPr>
          <w:rFonts w:eastAsia="Times New Roman"/>
          <w:lang w:val="ca-ES"/>
        </w:rPr>
        <w:t xml:space="preserve">. Apareix un diàleg que permet escollir el directori a on es vol guardar la imatge, o imatges, i seleccionar </w:t>
      </w:r>
      <w:r w:rsidRPr="00381C36">
        <w:rPr>
          <w:rFonts w:eastAsia="Times New Roman"/>
          <w:b/>
          <w:lang w:val="ca-ES"/>
        </w:rPr>
        <w:t>Guardar</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Teclat</w:t>
      </w:r>
      <w:r w:rsidRPr="00381C36">
        <w:rPr>
          <w:rFonts w:eastAsia="Times New Roman"/>
          <w:lang w:val="ca-ES"/>
        </w:rPr>
        <w:t xml:space="preserve">: </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 xml:space="preserve">- </w:t>
      </w:r>
      <w:r w:rsidRPr="00381C36">
        <w:rPr>
          <w:rFonts w:eastAsia="Times New Roman"/>
          <w:b/>
          <w:lang w:val="ca-ES"/>
        </w:rPr>
        <w:t>Guardar una imatge</w:t>
      </w:r>
      <w:r w:rsidRPr="00381C36">
        <w:rPr>
          <w:rFonts w:eastAsia="Times New Roman"/>
          <w:lang w:val="ca-ES"/>
        </w:rPr>
        <w:t xml:space="preserve">: Seleccionar el visor del qual es vol guardar la imatge (si no està seleccionat), i prémer les tecles </w:t>
      </w:r>
      <w:r w:rsidRPr="00381C36">
        <w:rPr>
          <w:rFonts w:eastAsia="Times New Roman"/>
          <w:b/>
          <w:lang w:val="ca-ES"/>
        </w:rPr>
        <w:t>Ctrl+</w:t>
      </w:r>
      <w:r w:rsidR="00FA588C">
        <w:rPr>
          <w:rFonts w:eastAsia="Times New Roman"/>
          <w:b/>
          <w:lang w:val="ca-ES"/>
        </w:rPr>
        <w:t>S</w:t>
      </w:r>
      <w:r w:rsidRPr="00381C36">
        <w:rPr>
          <w:rFonts w:eastAsia="Times New Roman"/>
          <w:lang w:val="ca-ES"/>
        </w:rPr>
        <w:t xml:space="preserve">. Apareix un diàleg que permet escollir el directori a on es vol guardar la imatge, o imatges, i seleccionar </w:t>
      </w:r>
      <w:r w:rsidRPr="00381C36">
        <w:rPr>
          <w:rFonts w:eastAsia="Times New Roman"/>
          <w:b/>
          <w:lang w:val="ca-ES"/>
        </w:rPr>
        <w:t>Guardar</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ab/>
      </w:r>
      <w:r w:rsidRPr="00381C36">
        <w:rPr>
          <w:rFonts w:eastAsia="Times New Roman"/>
          <w:b/>
          <w:lang w:val="ca-ES"/>
        </w:rPr>
        <w:tab/>
      </w:r>
      <w:r w:rsidRPr="00381C36">
        <w:rPr>
          <w:rFonts w:eastAsia="Times New Roman"/>
          <w:lang w:val="ca-ES"/>
        </w:rPr>
        <w:t xml:space="preserve">- </w:t>
      </w:r>
      <w:r w:rsidRPr="00381C36">
        <w:rPr>
          <w:rFonts w:eastAsia="Times New Roman"/>
          <w:b/>
          <w:lang w:val="ca-ES"/>
        </w:rPr>
        <w:t>Guardar totes les imatges</w:t>
      </w:r>
      <w:r w:rsidRPr="00381C36">
        <w:rPr>
          <w:rFonts w:eastAsia="Times New Roman"/>
          <w:lang w:val="ca-ES"/>
        </w:rPr>
        <w:t xml:space="preserve">: Seleccionar el visor del qual es volen guardar totes les imatges (si no està seleccionat), i prémer les tecles </w:t>
      </w:r>
      <w:r w:rsidRPr="00381C36">
        <w:rPr>
          <w:rFonts w:eastAsia="Times New Roman"/>
          <w:b/>
          <w:lang w:val="ca-ES"/>
        </w:rPr>
        <w:t>Ctrl+</w:t>
      </w:r>
      <w:r w:rsidR="00FA588C">
        <w:rPr>
          <w:rFonts w:eastAsia="Times New Roman"/>
          <w:b/>
          <w:lang w:val="ca-ES"/>
        </w:rPr>
        <w:t>A</w:t>
      </w:r>
      <w:r w:rsidRPr="00381C36">
        <w:rPr>
          <w:rFonts w:eastAsia="Times New Roman"/>
          <w:lang w:val="ca-ES"/>
        </w:rPr>
        <w:t xml:space="preserve">. Apareix un diàleg que permet escollir el directori a on es vol guardar la imatge, o imatges, i seleccionar </w:t>
      </w:r>
      <w:r w:rsidRPr="00381C36">
        <w:rPr>
          <w:rFonts w:eastAsia="Times New Roman"/>
          <w:b/>
          <w:lang w:val="ca-ES"/>
        </w:rPr>
        <w:t>Guardar</w:t>
      </w:r>
      <w:r w:rsidRPr="00381C36">
        <w:rPr>
          <w:rFonts w:eastAsia="Times New Roman"/>
          <w:lang w:val="ca-ES"/>
        </w:rPr>
        <w:t>. Es recomana guardar-ho en una carpeta buida, ja que si la sèrie conté moltes imatges, es crea un arxiu per cadascuna.</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totes les versions</w:t>
      </w:r>
    </w:p>
    <w:p w:rsidR="00381C36" w:rsidRPr="00381C36" w:rsidRDefault="00381C36" w:rsidP="00381C36">
      <w:pPr>
        <w:pStyle w:val="Ttulo2"/>
        <w:rPr>
          <w:lang w:val="ca-ES"/>
        </w:rPr>
      </w:pPr>
      <w:r w:rsidRPr="00381C36">
        <w:rPr>
          <w:lang w:val="ca-ES"/>
        </w:rPr>
        <w:br w:type="page"/>
      </w:r>
      <w:bookmarkStart w:id="197" w:name="_Toc263771972"/>
      <w:r w:rsidRPr="00381C36">
        <w:rPr>
          <w:lang w:val="ca-ES"/>
        </w:rPr>
        <w:lastRenderedPageBreak/>
        <w:t>C</w:t>
      </w:r>
      <w:bookmarkStart w:id="198" w:name="crear-una-imatge"/>
      <w:bookmarkEnd w:id="198"/>
      <w:r w:rsidRPr="00381C36">
        <w:rPr>
          <w:lang w:val="ca-ES"/>
        </w:rPr>
        <w:t>rear i guardar una nova sèrie (Secondary Capture)</w:t>
      </w:r>
      <w:bookmarkEnd w:id="197"/>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419100" cy="381000"/>
            <wp:effectExtent l="1905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6" cstate="print"/>
                    <a:srcRect/>
                    <a:stretch>
                      <a:fillRect/>
                    </a:stretch>
                  </pic:blipFill>
                  <pic:spPr bwMode="auto">
                    <a:xfrm>
                      <a:off x="0" y="0"/>
                      <a:ext cx="419100" cy="3810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Genera una nova sèrie DICOM a partir d'una captura de la sèrie que s'està visualitzant. Es guarda dins el mateix estudi. La nova sèrie es pot guardar només en local, o bé també enviar-la al PACS. Guarda les anotacions que continguin incrustades les imatges de les sèries.</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 xml:space="preserve">Mode de funcionament : </w:t>
      </w:r>
      <w:r w:rsidRPr="00381C36">
        <w:rPr>
          <w:rFonts w:eastAsia="Times New Roman"/>
          <w:lang w:val="ca-ES"/>
        </w:rPr>
        <w:t xml:space="preserve">Seleccionar el visor que conté la sèrie a guardar (si no està seleccionat) i </w:t>
      </w:r>
      <w:r w:rsidRPr="00381C36">
        <w:rPr>
          <w:rFonts w:eastAsia="Times New Roman"/>
          <w:b/>
          <w:lang w:val="ca-ES"/>
        </w:rPr>
        <w:t>prémer la icona de crear nova sèrie.</w:t>
      </w:r>
      <w:r w:rsidRPr="00381C36">
        <w:rPr>
          <w:rFonts w:eastAsia="Times New Roman"/>
          <w:lang w:val="ca-ES"/>
        </w:rPr>
        <w:t xml:space="preserve"> S'obre una finestra amb diferents opcions:</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3810000" cy="4171950"/>
            <wp:effectExtent l="1905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7" cstate="print"/>
                    <a:srcRect/>
                    <a:stretch>
                      <a:fillRect/>
                    </a:stretch>
                  </pic:blipFill>
                  <pic:spPr bwMode="auto">
                    <a:xfrm>
                      <a:off x="0" y="0"/>
                      <a:ext cx="3810000" cy="41719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Descripció de sèrie:</w:t>
      </w:r>
      <w:r w:rsidRPr="00381C36">
        <w:rPr>
          <w:rFonts w:eastAsia="Times New Roman"/>
          <w:lang w:val="ca-ES"/>
        </w:rPr>
        <w:t xml:space="preserve"> És la descripció que tindrà la nova sèrie.</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 xml:space="preserve">Imatges a enviar: </w:t>
      </w:r>
      <w:r w:rsidRPr="00381C36">
        <w:rPr>
          <w:rFonts w:eastAsia="Times New Roman"/>
          <w:lang w:val="ca-ES"/>
        </w:rPr>
        <w:t xml:space="preserve">Permet escollir les imatges que es guardaran. Depenent de la </w:t>
      </w:r>
      <w:r w:rsidRPr="00381C36">
        <w:rPr>
          <w:rFonts w:eastAsia="Times New Roman"/>
          <w:lang w:val="ca-ES"/>
        </w:rPr>
        <w:lastRenderedPageBreak/>
        <w:t>sèrie es podrà escollir entre diferents opcions:</w:t>
      </w: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Imatge actual:</w:t>
      </w:r>
      <w:r w:rsidRPr="00381C36">
        <w:rPr>
          <w:rFonts w:eastAsia="Times New Roman"/>
          <w:lang w:val="ca-ES"/>
        </w:rPr>
        <w:t xml:space="preserve"> Només guarda la que s'està visualitzant</w:t>
      </w: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 xml:space="preserve">Totes les imatges de la sèrie actual: </w:t>
      </w:r>
      <w:r w:rsidRPr="00381C36">
        <w:rPr>
          <w:rFonts w:eastAsia="Times New Roman"/>
          <w:lang w:val="ca-ES"/>
        </w:rPr>
        <w:t>Guarda totes les imatges que formen la sèrie, és a dir, tots els talls</w:t>
      </w: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Totes les imatges de la fase actual:</w:t>
      </w:r>
      <w:r w:rsidRPr="00381C36">
        <w:rPr>
          <w:rFonts w:eastAsia="Times New Roman"/>
          <w:lang w:val="ca-ES"/>
        </w:rPr>
        <w:t xml:space="preserve"> Només guarda les imatges que formin la fase que s'està visualitzant.</w:t>
      </w: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 xml:space="preserve">Totes les fases de la imatge actual: </w:t>
      </w:r>
      <w:r w:rsidRPr="00381C36">
        <w:rPr>
          <w:rFonts w:eastAsia="Times New Roman"/>
          <w:lang w:val="ca-ES"/>
        </w:rPr>
        <w:t>Guarda totes les imatges de totes les fases.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Sota la imatge s'informa del nombre total d'imatges que es guardaran. </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 xml:space="preserve">Destinació: </w:t>
      </w:r>
      <w:r w:rsidRPr="00381C36">
        <w:rPr>
          <w:rFonts w:eastAsia="Times New Roman"/>
          <w:lang w:val="ca-ES"/>
        </w:rPr>
        <w:t xml:space="preserve">Permet escollir a on es vol guardar la imatge. </w:t>
      </w:r>
    </w:p>
    <w:p w:rsidR="00381C36" w:rsidRPr="00381C36" w:rsidRDefault="00381C36" w:rsidP="00381C36">
      <w:pPr>
        <w:rPr>
          <w:rFonts w:eastAsia="Times New Roman"/>
          <w:lang w:val="ca-ES"/>
        </w:rPr>
      </w:pPr>
      <w:r w:rsidRPr="00381C36">
        <w:rPr>
          <w:rFonts w:eastAsia="Times New Roman"/>
          <w:lang w:val="ca-ES"/>
        </w:rPr>
        <w:tab/>
        <w:t xml:space="preserve">- Si es guarda a la base de dades local, només serà accessible des de la màquina d'on s'hagi generat. </w:t>
      </w:r>
    </w:p>
    <w:p w:rsidR="00381C36" w:rsidRPr="00381C36" w:rsidRDefault="00381C36" w:rsidP="00381C36">
      <w:pPr>
        <w:rPr>
          <w:rFonts w:eastAsia="Times New Roman"/>
          <w:lang w:val="ca-ES"/>
        </w:rPr>
      </w:pPr>
      <w:r w:rsidRPr="00381C36">
        <w:rPr>
          <w:rFonts w:eastAsia="Times New Roman"/>
          <w:lang w:val="ca-ES"/>
        </w:rPr>
        <w:tab/>
        <w:t xml:space="preserve">- Si seleccionem també l'opció </w:t>
      </w:r>
      <w:r w:rsidRPr="00381C36">
        <w:rPr>
          <w:rFonts w:eastAsia="Times New Roman"/>
          <w:b/>
          <w:lang w:val="ca-ES"/>
        </w:rPr>
        <w:t>Enviar al node PACS</w:t>
      </w:r>
      <w:r w:rsidRPr="00381C36">
        <w:rPr>
          <w:rFonts w:eastAsia="Times New Roman"/>
          <w:lang w:val="ca-ES"/>
        </w:rPr>
        <w:t>, a més a més, es guardarà al PACS que s'hagi seleccionat, i per tant es podrà obtenir la nova imatge si es necessita en un futur i s'hi podrà accedir es de qualsevol màquina connectada al PACS escollit.</w:t>
      </w:r>
    </w:p>
    <w:p w:rsidR="00381C36" w:rsidRPr="00381C36" w:rsidRDefault="00381C36" w:rsidP="00381C36">
      <w:pPr>
        <w:jc w:val="center"/>
        <w:rPr>
          <w:rFonts w:eastAsia="Times New Roman"/>
          <w:lang w:val="ca-ES"/>
        </w:rPr>
      </w:pPr>
    </w:p>
    <w:p w:rsidR="00381C36" w:rsidRPr="00381C36" w:rsidRDefault="00381C36" w:rsidP="00381C36">
      <w:pPr>
        <w:pStyle w:val="Sinespaciado"/>
        <w:widowControl/>
        <w:rPr>
          <w:rFonts w:eastAsia="Times New Roman" w:cs="Arial"/>
          <w:szCs w:val="24"/>
          <w:lang w:val="ca-ES"/>
        </w:rPr>
      </w:pPr>
      <w:r w:rsidRPr="00381C36">
        <w:rPr>
          <w:rFonts w:eastAsia="Times New Roman" w:cs="Arial"/>
          <w:b/>
          <w:szCs w:val="24"/>
          <w:lang w:val="ca-ES"/>
        </w:rPr>
        <w:t xml:space="preserve">Visualitzador on té efecte: </w:t>
      </w:r>
      <w:r w:rsidRPr="00381C36">
        <w:rPr>
          <w:rFonts w:eastAsia="Times New Roman" w:cs="Arial"/>
          <w:szCs w:val="24"/>
          <w:u w:color="000000"/>
          <w:lang w:val="ca-ES"/>
        </w:rPr>
        <w:t>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0.9</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1.- Realitzem per exemple una àrea en un dels visors, que serà el que es guardarà. Es pot observar que només existeixen dues sèries per escollir de l'estudi.</w:t>
      </w:r>
    </w:p>
    <w:p w:rsidR="00381C36" w:rsidRPr="00381C36" w:rsidRDefault="00381C36" w:rsidP="00381C36">
      <w:pPr>
        <w:rPr>
          <w:rFonts w:eastAsia="Times New Roman"/>
          <w:lang w:val="ca-ES"/>
        </w:rPr>
      </w:pPr>
      <w:r w:rsidRPr="00381C36">
        <w:rPr>
          <w:rFonts w:eastAsia="Times New Roman"/>
          <w:lang w:val="ca-ES"/>
        </w:rPr>
        <w:t xml:space="preserve"> </w:t>
      </w: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3390900" cy="2343150"/>
            <wp:effectExtent l="1905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3390900" cy="23431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2.- Seleccionem la icona </w:t>
      </w:r>
      <w:r w:rsidRPr="00381C36">
        <w:rPr>
          <w:rFonts w:ascii="Times New Roman" w:eastAsia="Times New Roman" w:hAnsi="Times New Roman"/>
          <w:noProof/>
          <w:lang w:val="es-ES"/>
        </w:rPr>
        <w:drawing>
          <wp:inline distT="0" distB="0" distL="0" distR="0">
            <wp:extent cx="247650" cy="24765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9" cstate="print"/>
                    <a:srcRect/>
                    <a:stretch>
                      <a:fillRect/>
                    </a:stretch>
                  </pic:blipFill>
                  <pic:spPr bwMode="auto">
                    <a:xfrm>
                      <a:off x="0" y="0"/>
                      <a:ext cx="247650" cy="247650"/>
                    </a:xfrm>
                    <a:prstGeom prst="rect">
                      <a:avLst/>
                    </a:prstGeom>
                    <a:noFill/>
                    <a:ln w="9525">
                      <a:noFill/>
                      <a:miter lim="800000"/>
                      <a:headEnd/>
                      <a:tailEnd/>
                    </a:ln>
                  </pic:spPr>
                </pic:pic>
              </a:graphicData>
            </a:graphic>
          </wp:inline>
        </w:drawing>
      </w:r>
      <w:r w:rsidRPr="00381C36">
        <w:rPr>
          <w:rFonts w:eastAsia="Times New Roman"/>
          <w:lang w:val="ca-ES"/>
        </w:rPr>
        <w:t xml:space="preserve"> per exportar la imatge, li posem una descripció, només volem guardar una imatge i només en local. Finalment seleccionem </w:t>
      </w:r>
      <w:r w:rsidRPr="00381C36">
        <w:rPr>
          <w:rFonts w:eastAsia="Times New Roman"/>
          <w:b/>
          <w:lang w:val="ca-ES"/>
        </w:rPr>
        <w:t>Guardar</w:t>
      </w:r>
      <w:r w:rsidRPr="00381C36">
        <w:rPr>
          <w:rFonts w:eastAsia="Times New Roman"/>
          <w:lang w:val="ca-ES"/>
        </w:rPr>
        <w:t xml:space="preserve">. </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3000375" cy="2724150"/>
            <wp:effectExtent l="19050" t="0" r="9525"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0" cstate="print"/>
                    <a:srcRect/>
                    <a:stretch>
                      <a:fillRect/>
                    </a:stretch>
                  </pic:blipFill>
                  <pic:spPr bwMode="auto">
                    <a:xfrm>
                      <a:off x="0" y="0"/>
                      <a:ext cx="3000375" cy="27241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3.- Dins el menú de pacient, ens apareix la nova sèrie capturada, i està disponible per visualitzar-la a qualsevol visualitzador.</w:t>
      </w:r>
    </w:p>
    <w:p w:rsidR="00381C36" w:rsidRPr="00381C36" w:rsidRDefault="00381C36" w:rsidP="00381C36">
      <w:pPr>
        <w:rPr>
          <w:rFonts w:eastAsia="Times New Roman"/>
          <w:lang w:val="ca-ES"/>
        </w:rPr>
      </w:pPr>
    </w:p>
    <w:p w:rsidR="00000000" w:rsidRDefault="00381C36">
      <w:pPr>
        <w:jc w:val="center"/>
        <w:rPr>
          <w:rFonts w:eastAsia="Times New Roman"/>
          <w:lang w:val="ca-ES"/>
        </w:rPr>
        <w:pPrChange w:id="199" w:author="Ester" w:date="2010-06-09T13:59:00Z">
          <w:pPr/>
        </w:pPrChange>
      </w:pPr>
      <w:r w:rsidRPr="00381C36">
        <w:rPr>
          <w:rFonts w:ascii="Times New Roman" w:eastAsia="Times New Roman" w:hAnsi="Times New Roman"/>
          <w:noProof/>
          <w:lang w:val="es-ES"/>
        </w:rPr>
        <w:drawing>
          <wp:inline distT="0" distB="0" distL="0" distR="0">
            <wp:extent cx="3810000" cy="2619375"/>
            <wp:effectExtent l="1905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1" cstate="print"/>
                    <a:srcRect/>
                    <a:stretch>
                      <a:fillRect/>
                    </a:stretch>
                  </pic:blipFill>
                  <pic:spPr bwMode="auto">
                    <a:xfrm>
                      <a:off x="0" y="0"/>
                      <a:ext cx="3810000" cy="2619375"/>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200" w:name="_Toc263771973"/>
      <w:r w:rsidRPr="00381C36">
        <w:rPr>
          <w:lang w:val="ca-ES"/>
        </w:rPr>
        <w:lastRenderedPageBreak/>
        <w:t>T</w:t>
      </w:r>
      <w:bookmarkStart w:id="201" w:name="thick-slab"/>
      <w:bookmarkEnd w:id="201"/>
      <w:r w:rsidRPr="00381C36">
        <w:rPr>
          <w:lang w:val="ca-ES"/>
        </w:rPr>
        <w:t>hick Slab</w:t>
      </w:r>
      <w:bookmarkEnd w:id="200"/>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Botons:</w:t>
      </w:r>
      <w:r w:rsidRPr="00381C36">
        <w:rPr>
          <w:rFonts w:eastAsia="Times New Roman"/>
          <w:lang w:val="ca-ES"/>
        </w:rPr>
        <w:t xml:space="preserve">  </w:t>
      </w:r>
      <w:r w:rsidRPr="00381C36">
        <w:rPr>
          <w:rFonts w:ascii="Times New Roman" w:eastAsia="Times New Roman" w:hAnsi="Times New Roman"/>
          <w:noProof/>
          <w:lang w:val="es-ES"/>
        </w:rPr>
        <w:drawing>
          <wp:inline distT="0" distB="0" distL="0" distR="0">
            <wp:extent cx="933450" cy="828675"/>
            <wp:effectExtent l="1905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2" cstate="print"/>
                    <a:srcRect/>
                    <a:stretch>
                      <a:fillRect/>
                    </a:stretch>
                  </pic:blipFill>
                  <pic:spPr bwMode="auto">
                    <a:xfrm>
                      <a:off x="0" y="0"/>
                      <a:ext cx="933450" cy="828675"/>
                    </a:xfrm>
                    <a:prstGeom prst="rect">
                      <a:avLst/>
                    </a:prstGeom>
                    <a:noFill/>
                    <a:ln w="9525">
                      <a:noFill/>
                      <a:miter lim="800000"/>
                      <a:headEnd/>
                      <a:tailEnd/>
                    </a:ln>
                  </pic:spPr>
                </pic:pic>
              </a:graphicData>
            </a:graphic>
          </wp:inline>
        </w:drawing>
      </w:r>
      <w:r w:rsidRPr="00381C36">
        <w:rPr>
          <w:rFonts w:eastAsia="Times New Roman"/>
          <w:lang w:val="ca-ES"/>
        </w:rPr>
        <w:t xml:space="preserve">(estat inicial)   </w:t>
      </w:r>
      <w:r w:rsidRPr="00381C36">
        <w:rPr>
          <w:rFonts w:ascii="Times New Roman" w:eastAsia="Times New Roman" w:hAnsi="Times New Roman"/>
          <w:noProof/>
          <w:lang w:val="es-ES"/>
        </w:rPr>
        <w:drawing>
          <wp:inline distT="0" distB="0" distL="0" distR="0">
            <wp:extent cx="933450" cy="828675"/>
            <wp:effectExtent l="1905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3" cstate="print"/>
                    <a:srcRect/>
                    <a:stretch>
                      <a:fillRect/>
                    </a:stretch>
                  </pic:blipFill>
                  <pic:spPr bwMode="auto">
                    <a:xfrm>
                      <a:off x="0" y="0"/>
                      <a:ext cx="933450" cy="828675"/>
                    </a:xfrm>
                    <a:prstGeom prst="rect">
                      <a:avLst/>
                    </a:prstGeom>
                    <a:noFill/>
                    <a:ln w="9525">
                      <a:noFill/>
                      <a:miter lim="800000"/>
                      <a:headEnd/>
                      <a:tailEnd/>
                    </a:ln>
                  </pic:spPr>
                </pic:pic>
              </a:graphicData>
            </a:graphic>
          </wp:inline>
        </w:drawing>
      </w:r>
      <w:r w:rsidRPr="00381C36">
        <w:rPr>
          <w:rFonts w:eastAsia="Times New Roman"/>
          <w:lang w:val="ca-ES"/>
        </w:rPr>
        <w:t>(opcions disponibles)</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Mostra la informació d'una pila d'imatges alhora. Es pot escollir el fet de mostrar la màxima informació,  mínima o mitja.</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 xml:space="preserve">Mode de funcionament : </w:t>
      </w:r>
      <w:r w:rsidRPr="00381C36">
        <w:rPr>
          <w:rFonts w:eastAsia="Times New Roman"/>
          <w:lang w:val="ca-ES"/>
        </w:rPr>
        <w:t xml:space="preserve">Seleccionar el visor que es vol restaurar (si no està seleccionat), </w:t>
      </w:r>
      <w:r w:rsidRPr="00381C36">
        <w:rPr>
          <w:rFonts w:eastAsia="Times New Roman"/>
          <w:b/>
          <w:lang w:val="ca-ES"/>
        </w:rPr>
        <w:t>seleccionar una opció del desplegable</w:t>
      </w:r>
      <w:r w:rsidRPr="00381C36">
        <w:rPr>
          <w:rFonts w:eastAsia="Times New Roman"/>
          <w:lang w:val="ca-ES"/>
        </w:rPr>
        <w:t xml:space="preserve"> (Desactivat, MIP, MinIP, Mitja) i seleccionar el nombre de llesques a ajuntar o bé seleccionar l'opció </w:t>
      </w:r>
      <w:r w:rsidRPr="00381C36">
        <w:rPr>
          <w:rFonts w:eastAsia="Times New Roman"/>
          <w:b/>
          <w:lang w:val="ca-ES"/>
        </w:rPr>
        <w:t>Gruix Màxim</w:t>
      </w:r>
      <w:r w:rsidRPr="00381C36">
        <w:rPr>
          <w:rFonts w:eastAsia="Times New Roman"/>
          <w:lang w:val="ca-ES"/>
        </w:rPr>
        <w:t>. Els canvis tenen efecte immediatament al visor seleccionat.</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0.5</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El visor de dalt a l'esquerre conté la imatge original. El de dalt a la dreta és el resultat d'aplicar un Thick Slab amb un MIP de 65 imatges, el visor de baix a l'esquerre és el resultat d'aplicar-hi un MinIP amb un gruix de 65 imatges, i el de baix a la dreta és el resultat de fer la mitja també amb 65 imatges.</w:t>
      </w:r>
    </w:p>
    <w:p w:rsidR="00381C36" w:rsidRPr="00381C36" w:rsidRDefault="00381C36" w:rsidP="00381C36">
      <w:pPr>
        <w:rPr>
          <w:rFonts w:eastAsia="Times New Roman"/>
          <w:lang w:val="ca-ES"/>
        </w:rPr>
      </w:pPr>
    </w:p>
    <w:p w:rsidR="00000000" w:rsidRDefault="00381C36">
      <w:pPr>
        <w:jc w:val="center"/>
        <w:rPr>
          <w:lang w:val="ca-ES"/>
        </w:rPr>
        <w:pPrChange w:id="202" w:author="Ester" w:date="2010-06-09T13:59:00Z">
          <w:pPr/>
        </w:pPrChange>
      </w:pPr>
      <w:r w:rsidRPr="00381C36">
        <w:rPr>
          <w:rFonts w:ascii="Times New Roman" w:eastAsia="Times New Roman" w:hAnsi="Times New Roman"/>
          <w:noProof/>
          <w:lang w:val="es-ES"/>
        </w:rPr>
        <w:lastRenderedPageBreak/>
        <w:drawing>
          <wp:inline distT="0" distB="0" distL="0" distR="0">
            <wp:extent cx="3962400" cy="4057650"/>
            <wp:effectExtent l="1905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4" cstate="print"/>
                    <a:srcRect/>
                    <a:stretch>
                      <a:fillRect/>
                    </a:stretch>
                  </pic:blipFill>
                  <pic:spPr bwMode="auto">
                    <a:xfrm>
                      <a:off x="0" y="0"/>
                      <a:ext cx="3962400" cy="4057650"/>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203" w:name="_Toc263771974"/>
      <w:r w:rsidRPr="00381C36">
        <w:rPr>
          <w:lang w:val="ca-ES"/>
        </w:rPr>
        <w:lastRenderedPageBreak/>
        <w:t>R</w:t>
      </w:r>
      <w:bookmarkStart w:id="204" w:name="reference-lines"/>
      <w:bookmarkEnd w:id="204"/>
      <w:r w:rsidRPr="00381C36">
        <w:rPr>
          <w:lang w:val="ca-ES"/>
        </w:rPr>
        <w:t>eference Lines</w:t>
      </w:r>
      <w:bookmarkEnd w:id="203"/>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23850" cy="323850"/>
            <wp:effectExtent l="1905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5" cstate="print"/>
                    <a:srcRect/>
                    <a:stretch>
                      <a:fillRect/>
                    </a:stretch>
                  </pic:blipFill>
                  <pic:spPr bwMode="auto">
                    <a:xfrm>
                      <a:off x="0" y="0"/>
                      <a:ext cx="323850" cy="3238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Permet veure a quina zona es correspon un pla de tall a la resta de visualitzadors.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 xml:space="preserve">Mode de funcionament : </w:t>
      </w:r>
      <w:r w:rsidRPr="00381C36">
        <w:rPr>
          <w:rFonts w:eastAsia="Times New Roman"/>
          <w:lang w:val="ca-ES"/>
        </w:rPr>
        <w:t xml:space="preserve">Activar la </w:t>
      </w:r>
      <w:r w:rsidRPr="00381C36">
        <w:rPr>
          <w:rFonts w:eastAsia="Times New Roman"/>
          <w:b/>
          <w:lang w:val="ca-ES"/>
        </w:rPr>
        <w:t>icona de reference lines,</w:t>
      </w:r>
      <w:r w:rsidRPr="00381C36">
        <w:rPr>
          <w:rFonts w:eastAsia="Times New Roman"/>
          <w:lang w:val="ca-ES"/>
        </w:rPr>
        <w:t xml:space="preserve"> i a partir d'aquí tots els canvis d'imatge que es realitzin a qualsevol visor, si és possible (mateix estudi, el pacient no s'ha mogut...), sortirà el pla de tall en referència a la resta de visors.</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Tots els que continguin una sèrie del mateix estudi del pacient, i que el pacient no s'hagi mogut.</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0.6</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En el primer exemple hi ha seleccionat com a visor principal el de l'esquerre, i la resta de visors mostren una línia que correspon al tall que mostra el visor principal.</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5467350" cy="1695450"/>
            <wp:effectExtent l="1905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6" cstate="print"/>
                    <a:srcRect/>
                    <a:stretch>
                      <a:fillRect/>
                    </a:stretch>
                  </pic:blipFill>
                  <pic:spPr bwMode="auto">
                    <a:xfrm>
                      <a:off x="0" y="0"/>
                      <a:ext cx="5467350" cy="16954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En el segon exemple, el visor principal és el de la dreta, i es mostra com funciona l'eina amb un  visor on tenim activat el Thick Slab, com que el visor mostra més d'una imatge alhora, el pla de tall té gruix, que és el que mostra el visor de l'esquerre, tota la zona que queda entre les dues línies paral·leles és el que es visualitza al visor principal.</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lastRenderedPageBreak/>
        <w:drawing>
          <wp:inline distT="0" distB="0" distL="0" distR="0">
            <wp:extent cx="4143375" cy="2114550"/>
            <wp:effectExtent l="19050" t="0" r="952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7" cstate="print"/>
                    <a:srcRect/>
                    <a:stretch>
                      <a:fillRect/>
                    </a:stretch>
                  </pic:blipFill>
                  <pic:spPr bwMode="auto">
                    <a:xfrm>
                      <a:off x="0" y="0"/>
                      <a:ext cx="4143375" cy="21145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pStyle w:val="Ttulo2"/>
        <w:rPr>
          <w:lang w:val="ca-ES"/>
        </w:rPr>
      </w:pPr>
      <w:r w:rsidRPr="00381C36">
        <w:rPr>
          <w:lang w:val="ca-ES"/>
        </w:rPr>
        <w:br w:type="page"/>
      </w:r>
      <w:bookmarkStart w:id="205" w:name="_Toc263771975"/>
      <w:r w:rsidRPr="00381C36">
        <w:rPr>
          <w:lang w:val="ca-ES"/>
        </w:rPr>
        <w:lastRenderedPageBreak/>
        <w:t>C</w:t>
      </w:r>
      <w:bookmarkStart w:id="206" w:name="cursor-3d"/>
      <w:bookmarkEnd w:id="206"/>
      <w:r w:rsidRPr="00381C36">
        <w:rPr>
          <w:lang w:val="ca-ES"/>
        </w:rPr>
        <w:t>ursor 3D</w:t>
      </w:r>
      <w:bookmarkEnd w:id="205"/>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457200" cy="438150"/>
            <wp:effectExtent l="1905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8" cstate="print"/>
                    <a:srcRect/>
                    <a:stretch>
                      <a:fillRect/>
                    </a:stretch>
                  </pic:blipFill>
                  <pic:spPr bwMode="auto">
                    <a:xfrm>
                      <a:off x="0" y="0"/>
                      <a:ext cx="457200" cy="4381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widowControl/>
        <w:spacing w:before="240" w:after="240" w:line="300" w:lineRule="auto"/>
        <w:jc w:val="both"/>
        <w:rPr>
          <w:rFonts w:eastAsia="Times New Roman"/>
          <w:b/>
          <w:lang w:val="ca-ES"/>
        </w:rPr>
      </w:pPr>
      <w:r w:rsidRPr="00381C36">
        <w:rPr>
          <w:rFonts w:eastAsia="Times New Roman"/>
          <w:b/>
          <w:lang w:val="ca-ES"/>
        </w:rPr>
        <w:t>Funció:</w:t>
      </w:r>
      <w:r w:rsidRPr="00381C36">
        <w:rPr>
          <w:rFonts w:eastAsia="Times New Roman"/>
          <w:lang w:val="ca-ES"/>
        </w:rPr>
        <w:t xml:space="preserve"> Permet escollir un punt d'una imatge, i automàticament la resta de visualitzadors busquen si contenen el punt, i es posicionen per tal de mostrar el punt al qual es correspon.</w:t>
      </w:r>
    </w:p>
    <w:p w:rsidR="00381C36" w:rsidRPr="00381C36" w:rsidRDefault="00381C36" w:rsidP="00381C36">
      <w:pPr>
        <w:widowControl/>
        <w:spacing w:before="240" w:after="240" w:line="300" w:lineRule="auto"/>
        <w:jc w:val="both"/>
        <w:rPr>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552450" cy="676275"/>
            <wp:effectExtent l="1905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9" cstate="print"/>
                    <a:srcRect/>
                    <a:stretch>
                      <a:fillRect/>
                    </a:stretch>
                  </pic:blipFill>
                  <pic:spPr bwMode="auto">
                    <a:xfrm>
                      <a:off x="0" y="0"/>
                      <a:ext cx="552450" cy="676275"/>
                    </a:xfrm>
                    <a:prstGeom prst="rect">
                      <a:avLst/>
                    </a:prstGeom>
                    <a:noFill/>
                    <a:ln w="9525">
                      <a:noFill/>
                      <a:miter lim="800000"/>
                      <a:headEnd/>
                      <a:tailEnd/>
                    </a:ln>
                  </pic:spPr>
                </pic:pic>
              </a:graphicData>
            </a:graphic>
          </wp:inline>
        </w:drawing>
      </w:r>
      <w:r w:rsidRPr="00381C36">
        <w:rPr>
          <w:lang w:val="ca-ES"/>
        </w:rPr>
        <w:t xml:space="preserve">  Activar la </w:t>
      </w:r>
      <w:r w:rsidRPr="00381C36">
        <w:rPr>
          <w:b/>
          <w:lang w:val="ca-ES"/>
        </w:rPr>
        <w:t>icona de cursor 3D</w:t>
      </w:r>
      <w:r w:rsidRPr="00381C36">
        <w:rPr>
          <w:lang w:val="ca-ES"/>
        </w:rPr>
        <w:t xml:space="preserve">, i </w:t>
      </w:r>
      <w:r w:rsidRPr="00381C36">
        <w:rPr>
          <w:b/>
          <w:lang w:val="ca-ES"/>
        </w:rPr>
        <w:t>seleccionar un punt</w:t>
      </w:r>
      <w:r w:rsidRPr="00381C36">
        <w:rPr>
          <w:lang w:val="ca-ES"/>
        </w:rPr>
        <w:t xml:space="preserve"> d'una imatge d'algun visualitzador, i la resta de visualitzadors, si és possible (mateix estudi, el pacient no s'ha mogut...), mostrarà la imatge que conté el mateix punt. Es pot canviar el punt fent clic a un altre punt de la imatge, o bé mantenint el botó esquerre clicat i movent el cursor. Les imatges s'actualitzen automàticament.</w:t>
      </w: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Tots els que continguin una sèrie del mateix estudi del pacient, i que el pacient no s'hagi mogut.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0.6</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S'ha seleccionat un punt en un dels visors, i la resta de visors, mostren de forma automàtica el mateix punt. Si el visor està mostrant una reconstrucció (sagital o coronal), seguirà mostrant el punt segons la reconstrucció.</w:t>
      </w:r>
    </w:p>
    <w:p w:rsidR="00381C36" w:rsidRPr="00381C36" w:rsidRDefault="00381C36" w:rsidP="00381C36">
      <w:pPr>
        <w:rPr>
          <w:rFonts w:eastAsia="Times New Roman"/>
          <w:lang w:val="ca-ES"/>
        </w:rPr>
      </w:pPr>
    </w:p>
    <w:p w:rsidR="00381C36" w:rsidRPr="00381C36" w:rsidRDefault="00381C36" w:rsidP="00381C36">
      <w:pPr>
        <w:rPr>
          <w:lang w:val="ca-ES"/>
        </w:rPr>
      </w:pPr>
      <w:r w:rsidRPr="00381C36">
        <w:rPr>
          <w:rFonts w:ascii="Times New Roman" w:eastAsia="Times New Roman" w:hAnsi="Times New Roman"/>
          <w:noProof/>
          <w:lang w:val="es-ES"/>
        </w:rPr>
        <w:lastRenderedPageBreak/>
        <w:drawing>
          <wp:inline distT="0" distB="0" distL="0" distR="0">
            <wp:extent cx="5181600" cy="3524250"/>
            <wp:effectExtent l="1905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0" cstate="print"/>
                    <a:srcRect/>
                    <a:stretch>
                      <a:fillRect/>
                    </a:stretch>
                  </pic:blipFill>
                  <pic:spPr bwMode="auto">
                    <a:xfrm>
                      <a:off x="0" y="0"/>
                      <a:ext cx="5181600" cy="3524250"/>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207" w:name="_Toc263771976"/>
      <w:r w:rsidRPr="00381C36">
        <w:rPr>
          <w:lang w:val="ca-ES"/>
        </w:rPr>
        <w:lastRenderedPageBreak/>
        <w:t>V</w:t>
      </w:r>
      <w:bookmarkStart w:id="208" w:name="video"/>
      <w:bookmarkEnd w:id="208"/>
      <w:r w:rsidRPr="00381C36">
        <w:rPr>
          <w:lang w:val="ca-ES"/>
        </w:rPr>
        <w:t>ídeo</w:t>
      </w:r>
      <w:bookmarkEnd w:id="207"/>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781050" cy="866775"/>
            <wp:effectExtent l="1905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1" cstate="print"/>
                    <a:srcRect/>
                    <a:stretch>
                      <a:fillRect/>
                    </a:stretch>
                  </pic:blipFill>
                  <pic:spPr bwMode="auto">
                    <a:xfrm>
                      <a:off x="0" y="0"/>
                      <a:ext cx="781050" cy="866775"/>
                    </a:xfrm>
                    <a:prstGeom prst="rect">
                      <a:avLst/>
                    </a:prstGeom>
                    <a:noFill/>
                    <a:ln w="9525">
                      <a:noFill/>
                      <a:miter lim="800000"/>
                      <a:headEnd/>
                      <a:tailEnd/>
                    </a:ln>
                  </pic:spPr>
                </pic:pic>
              </a:graphicData>
            </a:graphic>
          </wp:inline>
        </w:drawing>
      </w:r>
      <w:r w:rsidRPr="00381C36">
        <w:rPr>
          <w:rFonts w:eastAsia="Times New Roman"/>
          <w:lang w:val="ca-ES"/>
        </w:rPr>
        <w:t xml:space="preserve"> (al seleccionar la fletxa de la dreta, apareix la resta d'opcions)</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Passa les imatges una darrere de l'altre automàticament, com si es tractés d'un vídeo.</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 xml:space="preserve">Mode de funcionament : </w:t>
      </w:r>
      <w:r w:rsidRPr="00381C36">
        <w:rPr>
          <w:rFonts w:eastAsia="Times New Roman"/>
          <w:lang w:val="ca-ES"/>
        </w:rPr>
        <w:t xml:space="preserve">Seleccionar el visor on es vol visualitzar el vídeo (si no està seleccionat) i </w:t>
      </w:r>
      <w:r w:rsidRPr="00381C36">
        <w:rPr>
          <w:rFonts w:eastAsia="Times New Roman"/>
          <w:b/>
          <w:lang w:val="ca-ES"/>
        </w:rPr>
        <w:t xml:space="preserve">prémer la tecla d'inici </w:t>
      </w:r>
      <w:r w:rsidRPr="00381C36">
        <w:rPr>
          <w:rFonts w:eastAsia="Times New Roman"/>
          <w:lang w:val="ca-ES"/>
        </w:rPr>
        <w:t>(play) (</w:t>
      </w:r>
      <w:r w:rsidRPr="00381C36">
        <w:rPr>
          <w:rFonts w:ascii="Times New Roman" w:eastAsia="Times New Roman" w:hAnsi="Times New Roman"/>
          <w:noProof/>
          <w:lang w:val="es-ES"/>
        </w:rPr>
        <w:drawing>
          <wp:inline distT="0" distB="0" distL="0" distR="0">
            <wp:extent cx="209550" cy="190500"/>
            <wp:effectExtent l="1905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2" cstate="print"/>
                    <a:srcRect/>
                    <a:stretch>
                      <a:fillRect/>
                    </a:stretch>
                  </pic:blipFill>
                  <pic:spPr bwMode="auto">
                    <a:xfrm>
                      <a:off x="0" y="0"/>
                      <a:ext cx="209550" cy="190500"/>
                    </a:xfrm>
                    <a:prstGeom prst="rect">
                      <a:avLst/>
                    </a:prstGeom>
                    <a:noFill/>
                    <a:ln w="9525">
                      <a:noFill/>
                      <a:miter lim="800000"/>
                      <a:headEnd/>
                      <a:tailEnd/>
                    </a:ln>
                  </pic:spPr>
                </pic:pic>
              </a:graphicData>
            </a:graphic>
          </wp:inline>
        </w:drawing>
      </w:r>
      <w:r w:rsidRPr="00381C36">
        <w:rPr>
          <w:rFonts w:eastAsia="Times New Roman"/>
          <w:lang w:val="ca-ES"/>
        </w:rPr>
        <w:t>).</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r>
      <w:r w:rsidRPr="00381C36">
        <w:rPr>
          <w:rFonts w:eastAsia="Times New Roman"/>
          <w:lang w:val="ca-ES"/>
        </w:rPr>
        <w:t>La barra de desplaçament permet controlar la velocitat en què es passen les imatges.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ascii="Times New Roman" w:eastAsia="Times New Roman" w:hAnsi="Times New Roman"/>
          <w:noProof/>
          <w:lang w:val="es-ES"/>
        </w:rPr>
        <w:drawing>
          <wp:inline distT="0" distB="0" distL="0" distR="0">
            <wp:extent cx="209550" cy="209550"/>
            <wp:effectExtent l="1905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3" cstate="print"/>
                    <a:srcRect/>
                    <a:stretch>
                      <a:fillRect/>
                    </a:stretch>
                  </pic:blipFill>
                  <pic:spPr bwMode="auto">
                    <a:xfrm>
                      <a:off x="0" y="0"/>
                      <a:ext cx="209550" cy="209550"/>
                    </a:xfrm>
                    <a:prstGeom prst="rect">
                      <a:avLst/>
                    </a:prstGeom>
                    <a:noFill/>
                    <a:ln w="9525">
                      <a:noFill/>
                      <a:miter lim="800000"/>
                      <a:headEnd/>
                      <a:tailEnd/>
                    </a:ln>
                  </pic:spPr>
                </pic:pic>
              </a:graphicData>
            </a:graphic>
          </wp:inline>
        </w:drawing>
      </w:r>
      <w:r w:rsidRPr="00381C36">
        <w:rPr>
          <w:rFonts w:eastAsia="Times New Roman"/>
          <w:b/>
          <w:lang w:val="ca-ES"/>
        </w:rPr>
        <w:t xml:space="preserve"> </w:t>
      </w:r>
      <w:r w:rsidRPr="00381C36">
        <w:rPr>
          <w:rFonts w:eastAsia="Times New Roman"/>
          <w:lang w:val="ca-ES"/>
        </w:rPr>
        <w:t>Amb l'opció activada, quan acaba, torna a començar, i per tant el vídeo es repeteix de forma continuada.</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lang w:val="ca-ES"/>
        </w:rPr>
        <w:tab/>
      </w:r>
      <w:r w:rsidRPr="00381C36">
        <w:rPr>
          <w:rFonts w:ascii="Times New Roman" w:eastAsia="Times New Roman" w:hAnsi="Times New Roman"/>
          <w:noProof/>
          <w:lang w:val="es-ES"/>
        </w:rPr>
        <w:drawing>
          <wp:inline distT="0" distB="0" distL="0" distR="0">
            <wp:extent cx="209550" cy="209550"/>
            <wp:effectExtent l="1905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4" cstate="print"/>
                    <a:srcRect/>
                    <a:stretch>
                      <a:fillRect/>
                    </a:stretch>
                  </pic:blipFill>
                  <pic:spPr bwMode="auto">
                    <a:xfrm>
                      <a:off x="0" y="0"/>
                      <a:ext cx="209550" cy="209550"/>
                    </a:xfrm>
                    <a:prstGeom prst="rect">
                      <a:avLst/>
                    </a:prstGeom>
                    <a:noFill/>
                    <a:ln w="9525">
                      <a:noFill/>
                      <a:miter lim="800000"/>
                      <a:headEnd/>
                      <a:tailEnd/>
                    </a:ln>
                  </pic:spPr>
                </pic:pic>
              </a:graphicData>
            </a:graphic>
          </wp:inline>
        </w:drawing>
      </w:r>
      <w:r w:rsidRPr="00381C36">
        <w:rPr>
          <w:rFonts w:eastAsia="Times New Roman"/>
          <w:lang w:val="ca-ES"/>
        </w:rPr>
        <w:t xml:space="preserve"> Si tenim l'opció seleccionada, quan arriba al final, envers de tornar al principi, recula enrere.</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0.5</w:t>
      </w:r>
    </w:p>
    <w:p w:rsidR="00381C36" w:rsidRPr="00381C36" w:rsidRDefault="00381C36" w:rsidP="00381C36">
      <w:pPr>
        <w:rPr>
          <w:rFonts w:eastAsia="Times New Roman"/>
          <w:lang w:val="ca-ES"/>
        </w:rPr>
      </w:pPr>
    </w:p>
    <w:p w:rsidR="00381C36" w:rsidRPr="00381C36" w:rsidRDefault="00381C36" w:rsidP="00381C36">
      <w:pPr>
        <w:pStyle w:val="Ttulo2"/>
        <w:rPr>
          <w:lang w:val="ca-ES"/>
        </w:rPr>
      </w:pPr>
      <w:r w:rsidRPr="00381C36">
        <w:rPr>
          <w:lang w:val="ca-ES"/>
        </w:rPr>
        <w:br w:type="page"/>
      </w:r>
      <w:bookmarkStart w:id="209" w:name="_Toc263771977"/>
      <w:r w:rsidRPr="00381C36">
        <w:rPr>
          <w:lang w:val="ca-ES"/>
        </w:rPr>
        <w:lastRenderedPageBreak/>
        <w:t>C</w:t>
      </w:r>
      <w:bookmarkStart w:id="210" w:name="canvi-de-finestres-definides"/>
      <w:bookmarkEnd w:id="210"/>
      <w:r w:rsidRPr="00381C36">
        <w:rPr>
          <w:lang w:val="ca-ES"/>
        </w:rPr>
        <w:t>anvi de finestres definides</w:t>
      </w:r>
      <w:bookmarkEnd w:id="209"/>
    </w:p>
    <w:p w:rsidR="00381C36" w:rsidRPr="00381C36" w:rsidRDefault="00381C36" w:rsidP="00381C36">
      <w:pPr>
        <w:rPr>
          <w:rFonts w:eastAsia="Times New Roman"/>
          <w:b/>
          <w:lang w:val="ca-ES"/>
        </w:rPr>
      </w:pPr>
      <w:r w:rsidRPr="00381C36">
        <w:rPr>
          <w:rFonts w:eastAsia="Times New Roman"/>
          <w:b/>
          <w:lang w:val="ca-ES"/>
        </w:rPr>
        <w:t xml:space="preserve">Botó: </w:t>
      </w:r>
      <w:r w:rsidRPr="00381C36">
        <w:rPr>
          <w:rFonts w:ascii="Times New Roman" w:eastAsia="Times New Roman" w:hAnsi="Times New Roman"/>
          <w:noProof/>
          <w:lang w:val="es-ES"/>
        </w:rPr>
        <w:drawing>
          <wp:inline distT="0" distB="0" distL="0" distR="0">
            <wp:extent cx="856162" cy="985394"/>
            <wp:effectExtent l="19050" t="0" r="1088"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5" cstate="print"/>
                    <a:srcRect/>
                    <a:stretch>
                      <a:fillRect/>
                    </a:stretch>
                  </pic:blipFill>
                  <pic:spPr bwMode="auto">
                    <a:xfrm>
                      <a:off x="0" y="0"/>
                      <a:ext cx="855761" cy="984933"/>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Canvia l'escala de grisos d'un visualitzador, segons unes escales pre-definides prèviament. Cada escala és bona per visualitzar un tipus d'estudi en concret.</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 xml:space="preserve">Mode de funcionament : </w:t>
      </w:r>
      <w:r w:rsidRPr="00381C36">
        <w:rPr>
          <w:rFonts w:eastAsia="Times New Roman"/>
          <w:lang w:val="ca-ES"/>
        </w:rPr>
        <w:t>Seleccionar el visor que es vulgui aplicar el canvi d'escala (si no està ja seleccionat)</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t xml:space="preserve">Teclat: </w:t>
      </w:r>
      <w:r w:rsidRPr="00381C36">
        <w:rPr>
          <w:rFonts w:eastAsia="Times New Roman"/>
          <w:lang w:val="ca-ES"/>
        </w:rPr>
        <w:t>Seleccionar el número que es correspon a l'escala que es vol aplicar.</w:t>
      </w:r>
    </w:p>
    <w:p w:rsidR="00381C36" w:rsidRPr="00381C36" w:rsidRDefault="00381C36" w:rsidP="00381C36">
      <w:pPr>
        <w:rPr>
          <w:rFonts w:eastAsia="Times New Roman"/>
          <w:lang w:val="ca-ES"/>
        </w:rPr>
      </w:pPr>
      <w:r w:rsidRPr="00381C36">
        <w:rPr>
          <w:rFonts w:eastAsia="Times New Roman"/>
          <w:lang w:val="ca-ES"/>
        </w:rPr>
        <w:tab/>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º: Per defecte 0 / Per defecte 1</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0: Petrous Bone</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1: Angiografia</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2: CT Coll+Contrast</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3: CT Fetge</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4: CT Fetge + contrast</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5: CT Teixits tous</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6: CT Teixits tous + contrast</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7: Crani CT</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8: Emfisema</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9: Osteoporosi</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shift+1: Pulmó CT</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shift+2: Ós CT</w:t>
      </w:r>
    </w:p>
    <w:p w:rsidR="009F49CF" w:rsidRDefault="00381C36" w:rsidP="00381C36">
      <w:pPr>
        <w:rPr>
          <w:rFonts w:eastAsia="Times New Roman"/>
          <w:b/>
          <w:lang w:val="ca-ES"/>
        </w:rPr>
      </w:pPr>
      <w:r w:rsidRPr="00381C36">
        <w:rPr>
          <w:rFonts w:eastAsia="Times New Roman"/>
          <w:b/>
          <w:lang w:val="ca-ES"/>
        </w:rPr>
        <w:tab/>
      </w:r>
    </w:p>
    <w:p w:rsidR="00381C36" w:rsidRPr="00381C36" w:rsidRDefault="00381C36" w:rsidP="009F49CF">
      <w:pPr>
        <w:ind w:firstLine="623"/>
        <w:rPr>
          <w:rFonts w:eastAsia="Times New Roman"/>
          <w:lang w:val="ca-ES"/>
        </w:rPr>
      </w:pPr>
      <w:r w:rsidRPr="00381C36">
        <w:rPr>
          <w:rFonts w:eastAsia="Times New Roman"/>
          <w:b/>
          <w:lang w:val="ca-ES"/>
        </w:rPr>
        <w:t xml:space="preserve">Interfície: </w:t>
      </w:r>
      <w:r w:rsidRPr="00381C36">
        <w:rPr>
          <w:rFonts w:eastAsia="Times New Roman"/>
          <w:lang w:val="ca-ES"/>
        </w:rPr>
        <w:t>Seleccionar un element del desplegable: Per defecte 0 / Per defecte 1, Petrous Bone, Angiografia, Coll+Contrast, CT Fetge, CT Fetge + contrast, CT Teixits tous, CT Teixits tous + contrast, Crani CT, Emfisema, Osteoporosi, Pulmó CT, Ós CT</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Del="00932CAF" w:rsidRDefault="00381C36" w:rsidP="00381C36">
      <w:pPr>
        <w:rPr>
          <w:del w:id="211" w:author="none" w:date="2010-06-08T23:21:00Z"/>
          <w:rFonts w:eastAsia="Times New Roman"/>
          <w:lang w:val="ca-ES"/>
        </w:rPr>
      </w:pPr>
      <w:r w:rsidRPr="00381C36">
        <w:rPr>
          <w:rFonts w:eastAsia="Times New Roman"/>
          <w:b/>
          <w:lang w:val="ca-ES"/>
        </w:rPr>
        <w:t>Disponible a partir de la versió:</w:t>
      </w:r>
      <w:r w:rsidRPr="00381C36">
        <w:rPr>
          <w:rFonts w:eastAsia="Times New Roman"/>
          <w:lang w:val="ca-ES"/>
        </w:rPr>
        <w:t xml:space="preserve">  totes les versions</w:t>
      </w:r>
    </w:p>
    <w:p w:rsidR="00932CAF" w:rsidRDefault="00381C36">
      <w:pPr>
        <w:widowControl/>
        <w:suppressAutoHyphens w:val="0"/>
        <w:spacing w:before="0" w:after="0"/>
        <w:ind w:left="0" w:right="0"/>
        <w:rPr>
          <w:ins w:id="212" w:author="none" w:date="2010-06-08T23:21:00Z"/>
          <w:lang w:val="ca-ES"/>
        </w:rPr>
      </w:pPr>
      <w:del w:id="213" w:author="none" w:date="2010-06-08T23:21:00Z">
        <w:r w:rsidRPr="00381C36" w:rsidDel="00932CAF">
          <w:rPr>
            <w:lang w:val="ca-ES"/>
          </w:rPr>
          <w:lastRenderedPageBreak/>
          <w:br w:type="page"/>
        </w:r>
      </w:del>
      <w:bookmarkStart w:id="214" w:name="_Toc263771978"/>
      <w:ins w:id="215" w:author="none" w:date="2010-06-08T23:21:00Z">
        <w:r w:rsidR="00932CAF">
          <w:rPr>
            <w:lang w:val="ca-ES"/>
          </w:rPr>
          <w:lastRenderedPageBreak/>
          <w:br w:type="page"/>
        </w:r>
      </w:ins>
    </w:p>
    <w:p w:rsidR="001A54F1" w:rsidRDefault="00381C36">
      <w:pPr>
        <w:pStyle w:val="Ttulo2"/>
        <w:rPr>
          <w:lang w:val="ca-ES"/>
        </w:rPr>
      </w:pPr>
      <w:r w:rsidRPr="00381C36">
        <w:rPr>
          <w:lang w:val="ca-ES"/>
        </w:rPr>
        <w:lastRenderedPageBreak/>
        <w:t>A</w:t>
      </w:r>
      <w:bookmarkStart w:id="216" w:name="amagar-informació-del-pacient"/>
      <w:bookmarkEnd w:id="216"/>
      <w:r w:rsidRPr="00381C36">
        <w:rPr>
          <w:lang w:val="ca-ES"/>
        </w:rPr>
        <w:t>magar informació del pacient</w:t>
      </w:r>
      <w:bookmarkEnd w:id="214"/>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476250" cy="466725"/>
            <wp:effectExtent l="1905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6" cstate="print"/>
                    <a:srcRect/>
                    <a:stretch>
                      <a:fillRect/>
                    </a:stretch>
                  </pic:blipFill>
                  <pic:spPr bwMode="auto">
                    <a:xfrm>
                      <a:off x="0" y="0"/>
                      <a:ext cx="476250" cy="46672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Neteja la informació personal del pacient que contenen els visors. Si la informació del pacient està gravada a la imatge, aquesta no s'esborra.</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Mode de funcionament : Seleccionar la icona</w:t>
      </w:r>
      <w:r w:rsidRPr="00381C36">
        <w:rPr>
          <w:rFonts w:eastAsia="Times New Roman"/>
          <w:lang w:val="ca-ES"/>
        </w:rPr>
        <w:t xml:space="preserve"> per tal que s'amagui la informació, i tornar-la a seleccionar per tal que torni a aparèixer la informació.</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Tots.</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totes les versions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381C36">
      <w:pPr>
        <w:rPr>
          <w:lang w:val="ca-ES"/>
        </w:rPr>
      </w:pPr>
      <w:r w:rsidRPr="00381C36">
        <w:rPr>
          <w:rFonts w:ascii="Times New Roman" w:eastAsia="Times New Roman" w:hAnsi="Times New Roman"/>
          <w:noProof/>
          <w:lang w:val="es-ES"/>
        </w:rPr>
        <w:drawing>
          <wp:inline distT="0" distB="0" distL="0" distR="0">
            <wp:extent cx="2581275" cy="3524250"/>
            <wp:effectExtent l="19050" t="0" r="9525"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7" cstate="print"/>
                    <a:srcRect/>
                    <a:stretch>
                      <a:fillRect/>
                    </a:stretch>
                  </pic:blipFill>
                  <pic:spPr bwMode="auto">
                    <a:xfrm>
                      <a:off x="0" y="0"/>
                      <a:ext cx="2581275" cy="3524250"/>
                    </a:xfrm>
                    <a:prstGeom prst="rect">
                      <a:avLst/>
                    </a:prstGeom>
                    <a:noFill/>
                    <a:ln w="9525">
                      <a:noFill/>
                      <a:miter lim="800000"/>
                      <a:headEnd/>
                      <a:tailEnd/>
                    </a:ln>
                  </pic:spPr>
                </pic:pic>
              </a:graphicData>
            </a:graphic>
          </wp:inline>
        </w:drawing>
      </w:r>
      <w:r w:rsidRPr="00381C36">
        <w:rPr>
          <w:lang w:val="ca-ES"/>
        </w:rPr>
        <w:t xml:space="preserve">   </w:t>
      </w:r>
      <w:r w:rsidRPr="00381C36">
        <w:rPr>
          <w:rFonts w:ascii="Times New Roman" w:eastAsia="Times New Roman" w:hAnsi="Times New Roman"/>
          <w:noProof/>
          <w:lang w:val="es-ES"/>
        </w:rPr>
        <w:drawing>
          <wp:inline distT="0" distB="0" distL="0" distR="0">
            <wp:extent cx="2581275" cy="3524250"/>
            <wp:effectExtent l="19050" t="0" r="9525"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8" cstate="print"/>
                    <a:srcRect/>
                    <a:stretch>
                      <a:fillRect/>
                    </a:stretch>
                  </pic:blipFill>
                  <pic:spPr bwMode="auto">
                    <a:xfrm>
                      <a:off x="0" y="0"/>
                      <a:ext cx="2581275" cy="3524250"/>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217" w:name="_Toc263771979"/>
      <w:r w:rsidRPr="00381C36">
        <w:rPr>
          <w:lang w:val="ca-ES"/>
        </w:rPr>
        <w:lastRenderedPageBreak/>
        <w:t>I</w:t>
      </w:r>
      <w:bookmarkStart w:id="218" w:name="informació-vòxel"/>
      <w:bookmarkEnd w:id="218"/>
      <w:r w:rsidRPr="00381C36">
        <w:rPr>
          <w:lang w:val="ca-ES"/>
        </w:rPr>
        <w:t>nformació vòxel</w:t>
      </w:r>
      <w:bookmarkEnd w:id="217"/>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1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Mostra la informació específica d'un punt (vòxel): valor i posició.</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 xml:space="preserve">Mode de funcionament: </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t>Ratolí:</w:t>
      </w:r>
      <w:r w:rsidRPr="00381C36">
        <w:rPr>
          <w:rFonts w:eastAsia="Times New Roman"/>
          <w:lang w:val="ca-ES"/>
        </w:rPr>
        <w:t xml:space="preserve"> </w:t>
      </w:r>
      <w:r w:rsidRPr="00381C36">
        <w:rPr>
          <w:rFonts w:eastAsia="Times New Roman"/>
          <w:b/>
          <w:lang w:val="ca-ES"/>
        </w:rPr>
        <w:t>Seleccionar la icona</w:t>
      </w:r>
      <w:r w:rsidRPr="00381C36">
        <w:rPr>
          <w:rFonts w:eastAsia="Times New Roman"/>
          <w:lang w:val="ca-ES"/>
        </w:rPr>
        <w:t xml:space="preserve"> d'informació de vòxel, i </w:t>
      </w:r>
      <w:r w:rsidRPr="00381C36">
        <w:rPr>
          <w:rFonts w:eastAsia="Times New Roman"/>
          <w:b/>
          <w:lang w:val="ca-ES"/>
        </w:rPr>
        <w:t xml:space="preserve">moure el ratolí </w:t>
      </w:r>
      <w:r w:rsidRPr="00381C36">
        <w:rPr>
          <w:rFonts w:eastAsia="Times New Roman"/>
          <w:lang w:val="ca-ES"/>
        </w:rPr>
        <w:t>per sobre la imatge, i apareix la informació del punt on hi ha el cursor.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que hi ha sota el cursor.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totes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 xml:space="preserve">Exemple: </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2319202" cy="3162548"/>
            <wp:effectExtent l="19050" t="0" r="4898"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0" cstate="print"/>
                    <a:srcRect/>
                    <a:stretch>
                      <a:fillRect/>
                    </a:stretch>
                  </pic:blipFill>
                  <pic:spPr bwMode="auto">
                    <a:xfrm>
                      <a:off x="0" y="0"/>
                      <a:ext cx="2320574" cy="3164418"/>
                    </a:xfrm>
                    <a:prstGeom prst="rect">
                      <a:avLst/>
                    </a:prstGeom>
                    <a:noFill/>
                    <a:ln w="9525">
                      <a:noFill/>
                      <a:miter lim="800000"/>
                      <a:headEnd/>
                      <a:tailEnd/>
                    </a:ln>
                  </pic:spPr>
                </pic:pic>
              </a:graphicData>
            </a:graphic>
          </wp:inline>
        </w:drawing>
      </w:r>
    </w:p>
    <w:p w:rsidR="00381C36" w:rsidRPr="00381C36" w:rsidRDefault="00381C36" w:rsidP="00381C36">
      <w:pPr>
        <w:jc w:val="center"/>
        <w:rPr>
          <w:rFonts w:eastAsia="Times New Roman"/>
          <w:lang w:val="ca-ES"/>
        </w:rPr>
      </w:pPr>
    </w:p>
    <w:p w:rsidR="00381C36" w:rsidRPr="00381C36" w:rsidRDefault="00381C36" w:rsidP="00381C36">
      <w:pPr>
        <w:pStyle w:val="Ttulo2"/>
        <w:rPr>
          <w:lang w:val="ca-ES"/>
        </w:rPr>
      </w:pPr>
      <w:r w:rsidRPr="00381C36">
        <w:rPr>
          <w:lang w:val="ca-ES"/>
        </w:rPr>
        <w:br w:type="page"/>
      </w:r>
      <w:bookmarkStart w:id="219" w:name="_Toc263771980"/>
      <w:r w:rsidRPr="00381C36">
        <w:rPr>
          <w:lang w:val="ca-ES"/>
        </w:rPr>
        <w:lastRenderedPageBreak/>
        <w:t>S</w:t>
      </w:r>
      <w:bookmarkStart w:id="220" w:name="sincronització"/>
      <w:bookmarkEnd w:id="220"/>
      <w:r w:rsidRPr="00381C36">
        <w:rPr>
          <w:lang w:val="ca-ES"/>
        </w:rPr>
        <w:t>incronització</w:t>
      </w:r>
      <w:bookmarkEnd w:id="219"/>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33375" cy="333375"/>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1" cstate="print"/>
                    <a:srcRect/>
                    <a:stretch>
                      <a:fillRect/>
                    </a:stretch>
                  </pic:blipFill>
                  <pic:spPr bwMode="auto">
                    <a:xfrm>
                      <a:off x="0" y="0"/>
                      <a:ext cx="333375" cy="33337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Cada canvi d'imatge (salt espaial) que es realitza en un visor, té efecte a la resta de visors seleccionats. Per fer el salt es té en compte l'espai recorregut i no la quantitat d'imatges.</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 xml:space="preserve">Mode de funcionament : </w:t>
      </w:r>
      <w:r w:rsidRPr="00381C36">
        <w:rPr>
          <w:rFonts w:eastAsia="Times New Roman"/>
          <w:lang w:val="ca-ES"/>
        </w:rPr>
        <w:t xml:space="preserve">Prémer el </w:t>
      </w:r>
      <w:r w:rsidRPr="00381C36">
        <w:rPr>
          <w:rFonts w:eastAsia="Times New Roman"/>
          <w:b/>
          <w:lang w:val="ca-ES"/>
        </w:rPr>
        <w:t>botó de sincronització</w:t>
      </w:r>
      <w:r w:rsidRPr="00381C36">
        <w:rPr>
          <w:rFonts w:eastAsia="Times New Roman"/>
          <w:lang w:val="ca-ES"/>
        </w:rPr>
        <w:t xml:space="preserve"> de tots els visors que es vulguin sincronitzar (almenys 2 visors). A partir d'aquest punt, cada </w:t>
      </w:r>
      <w:r w:rsidRPr="00381C36">
        <w:rPr>
          <w:rFonts w:eastAsia="Times New Roman"/>
          <w:b/>
          <w:lang w:val="ca-ES"/>
        </w:rPr>
        <w:t xml:space="preserve">desplaçament </w:t>
      </w:r>
      <w:r w:rsidRPr="00381C36">
        <w:rPr>
          <w:rFonts w:eastAsia="Times New Roman"/>
          <w:lang w:val="ca-ES"/>
        </w:rPr>
        <w:t>que es realitzi al fer un canvi d'imatge, tindrà efecte a la resta de visualitzadors sincronitzats.</w:t>
      </w:r>
    </w:p>
    <w:p w:rsidR="00381C36" w:rsidRPr="00381C36" w:rsidRDefault="00381C36" w:rsidP="00381C36">
      <w:pPr>
        <w:rPr>
          <w:rFonts w:eastAsia="Times New Roman"/>
          <w:b/>
          <w:lang w:val="ca-ES"/>
        </w:rPr>
      </w:pPr>
      <w:r w:rsidRPr="00381C36">
        <w:rPr>
          <w:rFonts w:eastAsia="Times New Roman"/>
          <w:lang w:val="ca-ES"/>
        </w:rPr>
        <w:t>Aquesta eina té en compte el desplaçament recorregut i no la quantitat d'imatges, de tal forma que sempre hi ha el mateix salt amb diferents visors.</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Tots els que s'ha seleccionat amb el botó de sincronitzar.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0.5</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pStyle w:val="Ttulo2"/>
        <w:rPr>
          <w:lang w:val="ca-ES"/>
        </w:rPr>
      </w:pPr>
      <w:r w:rsidRPr="00381C36">
        <w:rPr>
          <w:lang w:val="ca-ES"/>
        </w:rPr>
        <w:br w:type="page"/>
      </w:r>
      <w:bookmarkStart w:id="221" w:name="_Toc263771981"/>
      <w:r w:rsidRPr="00381C36">
        <w:rPr>
          <w:lang w:val="ca-ES"/>
        </w:rPr>
        <w:lastRenderedPageBreak/>
        <w:t>I</w:t>
      </w:r>
      <w:bookmarkStart w:id="222" w:name="informació-dicom"/>
      <w:bookmarkEnd w:id="222"/>
      <w:r w:rsidRPr="00381C36">
        <w:rPr>
          <w:lang w:val="ca-ES"/>
        </w:rPr>
        <w:t>nformació DICOM</w:t>
      </w:r>
      <w:bookmarkEnd w:id="221"/>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438150" cy="419100"/>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2" cstate="print"/>
                    <a:srcRect/>
                    <a:stretch>
                      <a:fillRect/>
                    </a:stretch>
                  </pic:blipFill>
                  <pic:spPr bwMode="auto">
                    <a:xfrm>
                      <a:off x="0" y="0"/>
                      <a:ext cx="438150" cy="4191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Mostra informació addicional que conté l'arxiu DICOM de la imatge que s'està visualitzant al visor principal.</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Mode de funcionament:</w:t>
      </w:r>
      <w:r w:rsidRPr="00381C36">
        <w:rPr>
          <w:rFonts w:eastAsia="Times New Roman"/>
          <w:lang w:val="ca-ES"/>
        </w:rPr>
        <w:t xml:space="preserve"> Seleccionar el visor el qual es vol veure la informació, i seleccionar també</w:t>
      </w:r>
    </w:p>
    <w:p w:rsidR="00381C36" w:rsidRPr="00381C36" w:rsidRDefault="00381C36" w:rsidP="00381C36">
      <w:pPr>
        <w:rPr>
          <w:rFonts w:eastAsia="Times New Roman"/>
          <w:b/>
          <w:lang w:val="ca-ES"/>
        </w:rPr>
      </w:pPr>
      <w:r w:rsidRPr="00381C36">
        <w:rPr>
          <w:rFonts w:eastAsia="Times New Roman"/>
          <w:lang w:val="ca-ES"/>
        </w:rPr>
        <w:t>la imatge que interessa. Seguidament prémer el botó d'informació addicional (</w:t>
      </w:r>
      <w:r w:rsidRPr="00381C36">
        <w:rPr>
          <w:rFonts w:ascii="Times New Roman" w:eastAsia="Times New Roman" w:hAnsi="Times New Roman"/>
          <w:noProof/>
          <w:lang w:val="es-ES"/>
        </w:rPr>
        <w:drawing>
          <wp:inline distT="0" distB="0" distL="0" distR="0">
            <wp:extent cx="200025" cy="200025"/>
            <wp:effectExtent l="19050" t="0" r="9525"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3"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sidRPr="00381C36">
        <w:rPr>
          <w:rFonts w:eastAsia="Times New Roman"/>
          <w:lang w:val="ca-ES"/>
        </w:rPr>
        <w:t>), i es mostra la informació de la imatge seleccionada en el visor principal.</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0.5</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lang w:val="ca-ES"/>
        </w:rPr>
        <w:t>Segons el tipus d'estudi i d'imatge la informació canvia.</w:t>
      </w:r>
    </w:p>
    <w:p w:rsidR="00381C36" w:rsidRPr="00381C36" w:rsidRDefault="00381C36" w:rsidP="00381C36">
      <w:pPr>
        <w:rPr>
          <w:rFonts w:eastAsia="Times New Roman"/>
          <w:b/>
          <w:lang w:val="ca-ES"/>
        </w:rPr>
      </w:pPr>
    </w:p>
    <w:p w:rsidR="00000000" w:rsidRDefault="00381C36">
      <w:pPr>
        <w:jc w:val="center"/>
        <w:rPr>
          <w:rFonts w:eastAsia="Times New Roman"/>
          <w:lang w:val="ca-ES"/>
        </w:rPr>
        <w:pPrChange w:id="223" w:author="Ester" w:date="2010-06-09T13:59:00Z">
          <w:pPr/>
        </w:pPrChange>
      </w:pPr>
      <w:r w:rsidRPr="00381C36">
        <w:rPr>
          <w:rFonts w:ascii="Times New Roman" w:eastAsia="Times New Roman" w:hAnsi="Times New Roman"/>
          <w:noProof/>
          <w:lang w:val="es-ES"/>
        </w:rPr>
        <w:drawing>
          <wp:inline distT="0" distB="0" distL="0" distR="0">
            <wp:extent cx="5074920" cy="2635218"/>
            <wp:effectExtent l="1905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4" cstate="print"/>
                    <a:srcRect/>
                    <a:stretch>
                      <a:fillRect/>
                    </a:stretch>
                  </pic:blipFill>
                  <pic:spPr bwMode="auto">
                    <a:xfrm>
                      <a:off x="0" y="0"/>
                      <a:ext cx="5074920" cy="2635218"/>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224" w:name="_Toc263771982"/>
      <w:r w:rsidRPr="00381C36">
        <w:rPr>
          <w:lang w:val="ca-ES"/>
        </w:rPr>
        <w:lastRenderedPageBreak/>
        <w:t>P</w:t>
      </w:r>
      <w:bookmarkStart w:id="225" w:name="plans-de-tall"/>
      <w:bookmarkEnd w:id="225"/>
      <w:r w:rsidRPr="00381C36">
        <w:rPr>
          <w:lang w:val="ca-ES"/>
        </w:rPr>
        <w:t>lans de tall</w:t>
      </w:r>
      <w:bookmarkEnd w:id="224"/>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419100" cy="38100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5" cstate="print"/>
                    <a:srcRect/>
                    <a:stretch>
                      <a:fillRect/>
                    </a:stretch>
                  </pic:blipFill>
                  <pic:spPr bwMode="auto">
                    <a:xfrm>
                      <a:off x="0" y="0"/>
                      <a:ext cx="419100" cy="3810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Permet retallar un volum dins un visor 3D, per tal d'eliminar zones del volum que no es volen observar. </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 xml:space="preserve">Mode de funcionament : </w:t>
      </w:r>
      <w:r w:rsidRPr="00381C36">
        <w:rPr>
          <w:rFonts w:eastAsia="Times New Roman"/>
          <w:lang w:val="ca-ES"/>
        </w:rPr>
        <w:t>Consisteix en un caixa que engloba el volum. Tota la informació que quedi a dins la caixa serà visible, i el que quedi fora de la caixa quedarà retallat, i per tant serà informació no visible. La informació retallada no es perd, simplement queda amagada. Es pot tornar a fer aparèixer tornant a fer la caixa gran.</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t xml:space="preserve">Retallar per una cara: </w:t>
      </w:r>
      <w:r w:rsidRPr="00381C36">
        <w:rPr>
          <w:rFonts w:ascii="Times New Roman" w:eastAsia="Times New Roman" w:hAnsi="Times New Roman"/>
          <w:noProof/>
          <w:lang w:val="es-ES"/>
        </w:rPr>
        <w:drawing>
          <wp:inline distT="0" distB="0" distL="0" distR="0">
            <wp:extent cx="390525" cy="438150"/>
            <wp:effectExtent l="19050" t="0" r="952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6" cstate="print"/>
                    <a:srcRect/>
                    <a:stretch>
                      <a:fillRect/>
                    </a:stretch>
                  </pic:blipFill>
                  <pic:spPr bwMode="auto">
                    <a:xfrm>
                      <a:off x="0" y="0"/>
                      <a:ext cx="390525" cy="438150"/>
                    </a:xfrm>
                    <a:prstGeom prst="rect">
                      <a:avLst/>
                    </a:prstGeom>
                    <a:noFill/>
                    <a:ln w="9525">
                      <a:noFill/>
                      <a:miter lim="800000"/>
                      <a:headEnd/>
                      <a:tailEnd/>
                    </a:ln>
                  </pic:spPr>
                </pic:pic>
              </a:graphicData>
            </a:graphic>
          </wp:inline>
        </w:drawing>
      </w:r>
      <w:r w:rsidRPr="00381C36">
        <w:rPr>
          <w:rFonts w:eastAsia="Times New Roman"/>
          <w:lang w:val="ca-ES"/>
        </w:rPr>
        <w:t xml:space="preserve"> Mantenir el </w:t>
      </w:r>
      <w:r w:rsidRPr="00381C36">
        <w:rPr>
          <w:rFonts w:eastAsia="Times New Roman"/>
          <w:b/>
          <w:lang w:val="ca-ES"/>
        </w:rPr>
        <w:t>botó dret</w:t>
      </w:r>
      <w:r w:rsidRPr="00381C36">
        <w:rPr>
          <w:rFonts w:eastAsia="Times New Roman"/>
          <w:lang w:val="ca-ES"/>
        </w:rPr>
        <w:t xml:space="preserve"> del ratolí pressionat sobre una de les </w:t>
      </w:r>
      <w:r w:rsidRPr="00381C36">
        <w:rPr>
          <w:rFonts w:eastAsia="Times New Roman"/>
          <w:b/>
          <w:lang w:val="ca-ES"/>
        </w:rPr>
        <w:t xml:space="preserve">rodones </w:t>
      </w:r>
      <w:r w:rsidRPr="00381C36">
        <w:rPr>
          <w:rFonts w:eastAsia="Times New Roman"/>
          <w:lang w:val="ca-ES"/>
        </w:rPr>
        <w:t xml:space="preserve">que apareixen al seleccionar l'eina de plans de tall, i </w:t>
      </w:r>
      <w:r w:rsidRPr="00381C36">
        <w:rPr>
          <w:rFonts w:eastAsia="Times New Roman"/>
          <w:b/>
          <w:lang w:val="ca-ES"/>
        </w:rPr>
        <w:t xml:space="preserve">desplaçar </w:t>
      </w:r>
      <w:r w:rsidRPr="00381C36">
        <w:rPr>
          <w:rFonts w:eastAsia="Times New Roman"/>
          <w:lang w:val="ca-ES"/>
        </w:rPr>
        <w:t xml:space="preserve">el ratolí en direcció a on es vol eliminar informació. Els talls es poden realitzar per cada costat de la caixa que apareix de color blanc al voltant de tot el volum. </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Augmentar/Disminuir la caixa de tall</w:t>
      </w:r>
      <w:r w:rsidRPr="00381C36">
        <w:rPr>
          <w:rFonts w:eastAsia="Times New Roman"/>
          <w:lang w:val="ca-ES"/>
        </w:rPr>
        <w:t xml:space="preserve">: </w:t>
      </w:r>
      <w:r w:rsidRPr="00381C36">
        <w:rPr>
          <w:rFonts w:ascii="Times New Roman" w:eastAsia="Times New Roman" w:hAnsi="Times New Roman"/>
          <w:noProof/>
          <w:lang w:val="es-ES"/>
        </w:rPr>
        <w:drawing>
          <wp:inline distT="0" distB="0" distL="0" distR="0">
            <wp:extent cx="390525" cy="438150"/>
            <wp:effectExtent l="19050" t="0" r="9525"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7" cstate="print"/>
                    <a:srcRect/>
                    <a:stretch>
                      <a:fillRect/>
                    </a:stretch>
                  </pic:blipFill>
                  <pic:spPr bwMode="auto">
                    <a:xfrm>
                      <a:off x="0" y="0"/>
                      <a:ext cx="390525" cy="438150"/>
                    </a:xfrm>
                    <a:prstGeom prst="rect">
                      <a:avLst/>
                    </a:prstGeom>
                    <a:noFill/>
                    <a:ln w="9525">
                      <a:noFill/>
                      <a:miter lim="800000"/>
                      <a:headEnd/>
                      <a:tailEnd/>
                    </a:ln>
                  </pic:spPr>
                </pic:pic>
              </a:graphicData>
            </a:graphic>
          </wp:inline>
        </w:drawing>
      </w:r>
      <w:r w:rsidRPr="00381C36">
        <w:rPr>
          <w:rFonts w:eastAsia="Times New Roman"/>
          <w:lang w:val="ca-ES"/>
        </w:rPr>
        <w:t xml:space="preserve"> Mantenir el</w:t>
      </w:r>
      <w:r w:rsidRPr="00381C36">
        <w:rPr>
          <w:rFonts w:eastAsia="Times New Roman"/>
          <w:b/>
          <w:lang w:val="ca-ES"/>
        </w:rPr>
        <w:t xml:space="preserve"> botó dret</w:t>
      </w:r>
      <w:r w:rsidRPr="00381C36">
        <w:rPr>
          <w:rFonts w:eastAsia="Times New Roman"/>
          <w:lang w:val="ca-ES"/>
        </w:rPr>
        <w:t xml:space="preserve"> del ratolí pressionat i </w:t>
      </w:r>
      <w:r w:rsidRPr="00381C36">
        <w:rPr>
          <w:rFonts w:eastAsia="Times New Roman"/>
          <w:b/>
          <w:lang w:val="ca-ES"/>
        </w:rPr>
        <w:t>dins de la caixa</w:t>
      </w:r>
      <w:r w:rsidRPr="00381C36">
        <w:rPr>
          <w:rFonts w:eastAsia="Times New Roman"/>
          <w:lang w:val="ca-ES"/>
        </w:rPr>
        <w:t xml:space="preserve"> que engloba el volum, i </w:t>
      </w:r>
      <w:r w:rsidRPr="00381C36">
        <w:rPr>
          <w:rFonts w:eastAsia="Times New Roman"/>
          <w:b/>
          <w:lang w:val="ca-ES"/>
        </w:rPr>
        <w:t xml:space="preserve">desplaçar </w:t>
      </w:r>
      <w:r w:rsidRPr="00381C36">
        <w:rPr>
          <w:rFonts w:eastAsia="Times New Roman"/>
          <w:lang w:val="ca-ES"/>
        </w:rPr>
        <w:t>el ratolí amunt ( si es vol ampliar ) o avall ( si es vol disminuir ).</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Desplaçar la caixa de tall</w:t>
      </w:r>
      <w:r w:rsidRPr="00381C36">
        <w:rPr>
          <w:rFonts w:eastAsia="Times New Roman"/>
          <w:lang w:val="ca-ES"/>
        </w:rPr>
        <w:t xml:space="preserve">: </w:t>
      </w:r>
      <w:r w:rsidRPr="00381C36">
        <w:rPr>
          <w:rFonts w:ascii="Times New Roman" w:eastAsia="Times New Roman" w:hAnsi="Times New Roman"/>
          <w:noProof/>
          <w:lang w:val="es-ES"/>
        </w:rPr>
        <w:drawing>
          <wp:inline distT="0" distB="0" distL="0" distR="0">
            <wp:extent cx="390525" cy="428625"/>
            <wp:effectExtent l="19050" t="0" r="9525"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28" cstate="print"/>
                    <a:srcRect/>
                    <a:stretch>
                      <a:fillRect/>
                    </a:stretch>
                  </pic:blipFill>
                  <pic:spPr bwMode="auto">
                    <a:xfrm>
                      <a:off x="0" y="0"/>
                      <a:ext cx="390525" cy="428625"/>
                    </a:xfrm>
                    <a:prstGeom prst="rect">
                      <a:avLst/>
                    </a:prstGeom>
                    <a:noFill/>
                    <a:ln w="9525">
                      <a:noFill/>
                      <a:miter lim="800000"/>
                      <a:headEnd/>
                      <a:tailEnd/>
                    </a:ln>
                  </pic:spPr>
                </pic:pic>
              </a:graphicData>
            </a:graphic>
          </wp:inline>
        </w:drawing>
      </w:r>
      <w:r w:rsidRPr="00381C36">
        <w:rPr>
          <w:rFonts w:eastAsia="Times New Roman"/>
          <w:lang w:val="ca-ES"/>
        </w:rPr>
        <w:t xml:space="preserve">Mantenir el </w:t>
      </w:r>
      <w:r w:rsidRPr="00381C36">
        <w:rPr>
          <w:rFonts w:eastAsia="Times New Roman"/>
          <w:b/>
          <w:lang w:val="ca-ES"/>
        </w:rPr>
        <w:t>botó del mig</w:t>
      </w:r>
      <w:r w:rsidRPr="00381C36">
        <w:rPr>
          <w:rFonts w:eastAsia="Times New Roman"/>
          <w:lang w:val="ca-ES"/>
        </w:rPr>
        <w:t xml:space="preserve"> del ratolí pressionat i dins de la caixa que engloba el volum, i </w:t>
      </w:r>
      <w:r w:rsidRPr="00381C36">
        <w:rPr>
          <w:rFonts w:eastAsia="Times New Roman"/>
          <w:b/>
          <w:lang w:val="ca-ES"/>
        </w:rPr>
        <w:t xml:space="preserve">desplaçar </w:t>
      </w:r>
      <w:r w:rsidRPr="00381C36">
        <w:rPr>
          <w:rFonts w:eastAsia="Times New Roman"/>
          <w:lang w:val="ca-ES"/>
        </w:rPr>
        <w:t>el ratolí en direcció a on es vulgui desplaçar la caixa.</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Rotar la caixa de tall</w:t>
      </w:r>
      <w:r w:rsidRPr="00381C36">
        <w:rPr>
          <w:rFonts w:eastAsia="Times New Roman"/>
          <w:lang w:val="ca-ES"/>
        </w:rPr>
        <w:t xml:space="preserve">: </w:t>
      </w:r>
      <w:r w:rsidRPr="00381C36">
        <w:rPr>
          <w:rFonts w:ascii="Times New Roman" w:eastAsia="Times New Roman" w:hAnsi="Times New Roman"/>
          <w:noProof/>
          <w:lang w:val="es-ES"/>
        </w:rPr>
        <w:drawing>
          <wp:inline distT="0" distB="0" distL="0" distR="0">
            <wp:extent cx="390525" cy="438150"/>
            <wp:effectExtent l="19050" t="0" r="952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6" cstate="print"/>
                    <a:srcRect/>
                    <a:stretch>
                      <a:fillRect/>
                    </a:stretch>
                  </pic:blipFill>
                  <pic:spPr bwMode="auto">
                    <a:xfrm>
                      <a:off x="0" y="0"/>
                      <a:ext cx="390525" cy="438150"/>
                    </a:xfrm>
                    <a:prstGeom prst="rect">
                      <a:avLst/>
                    </a:prstGeom>
                    <a:noFill/>
                    <a:ln w="9525">
                      <a:noFill/>
                      <a:miter lim="800000"/>
                      <a:headEnd/>
                      <a:tailEnd/>
                    </a:ln>
                  </pic:spPr>
                </pic:pic>
              </a:graphicData>
            </a:graphic>
          </wp:inline>
        </w:drawing>
      </w:r>
      <w:r w:rsidRPr="00381C36">
        <w:rPr>
          <w:rFonts w:eastAsia="Times New Roman"/>
          <w:lang w:val="ca-ES"/>
        </w:rPr>
        <w:t>Mantenir el</w:t>
      </w:r>
      <w:r w:rsidRPr="00381C36">
        <w:rPr>
          <w:rFonts w:eastAsia="Times New Roman"/>
          <w:b/>
          <w:lang w:val="ca-ES"/>
        </w:rPr>
        <w:t xml:space="preserve"> botó esquerre</w:t>
      </w:r>
      <w:r w:rsidRPr="00381C36">
        <w:rPr>
          <w:rFonts w:eastAsia="Times New Roman"/>
          <w:lang w:val="ca-ES"/>
        </w:rPr>
        <w:t xml:space="preserve"> del ratolí pressionat </w:t>
      </w:r>
      <w:r w:rsidRPr="00381C36">
        <w:rPr>
          <w:rFonts w:eastAsia="Times New Roman"/>
          <w:b/>
          <w:lang w:val="ca-ES"/>
        </w:rPr>
        <w:t xml:space="preserve">sobre una de les cares </w:t>
      </w:r>
      <w:r w:rsidRPr="00381C36">
        <w:rPr>
          <w:rFonts w:eastAsia="Times New Roman"/>
          <w:lang w:val="ca-ES"/>
        </w:rPr>
        <w:t>(sense seleccionar cap rodona) que apareixen al seleccionar l'eina de plans de tall, i desplaçar el ratolí en direcció a on es vol rotar la caixa.</w:t>
      </w:r>
    </w:p>
    <w:p w:rsidR="00381C36" w:rsidRPr="00381C36" w:rsidRDefault="00381C36" w:rsidP="00381C36">
      <w:pPr>
        <w:rPr>
          <w:rFonts w:eastAsia="Times New Roman"/>
          <w:lang w:val="ca-ES"/>
        </w:rPr>
      </w:pPr>
      <w:r w:rsidRPr="00381C36">
        <w:rPr>
          <w:rFonts w:eastAsia="Times New Roman"/>
          <w:lang w:val="ca-ES"/>
        </w:rPr>
        <w:tab/>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3D</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lastRenderedPageBreak/>
        <w:t>Disponible a partir de la versió:</w:t>
      </w:r>
      <w:r w:rsidRPr="00381C36">
        <w:rPr>
          <w:rFonts w:eastAsia="Times New Roman"/>
          <w:lang w:val="ca-ES"/>
        </w:rPr>
        <w:t xml:space="preserve"> 0.4</w:t>
      </w:r>
    </w:p>
    <w:p w:rsidR="00381C36" w:rsidRPr="00381C36" w:rsidRDefault="00381C36" w:rsidP="00381C36">
      <w:pPr>
        <w:rPr>
          <w:rFonts w:eastAsia="Times New Roman"/>
          <w:lang w:val="ca-ES"/>
        </w:rPr>
      </w:pPr>
    </w:p>
    <w:p w:rsidR="00381C36" w:rsidRPr="009F49CF" w:rsidRDefault="00381C36" w:rsidP="00381C36">
      <w:pPr>
        <w:pStyle w:val="Ttulo2"/>
        <w:rPr>
          <w:lang w:val="es-ES"/>
        </w:rPr>
      </w:pPr>
      <w:bookmarkStart w:id="226" w:name="_Toc263771983"/>
      <w:r w:rsidRPr="009F49CF">
        <w:rPr>
          <w:lang w:val="es-ES"/>
        </w:rPr>
        <w:t>Exemple:</w:t>
      </w:r>
      <w:bookmarkEnd w:id="226"/>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lang w:val="ca-ES"/>
        </w:rPr>
        <w:t>El volum de l'esquerre mostra l'estat inicial, un cop activada l'eina. Es poden observar tres de les rodones que pertanyen a cada cara per on es pot retallar el volum.</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El volum del mig mostra l'acció de retallar una de les cares (la que conté la rodona en vermell).</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El volum de la dreta, mostra l'estat final, després de retallar per una de les cares, i també després de desactivar l'eina de plans de tall, així s'amaga la caixa que engloba el volum.</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lang w:val="ca-ES"/>
        </w:rPr>
      </w:pPr>
      <w:r w:rsidRPr="00381C36">
        <w:rPr>
          <w:rFonts w:ascii="Times New Roman" w:eastAsia="Times New Roman" w:hAnsi="Times New Roman"/>
          <w:noProof/>
          <w:lang w:val="es-ES"/>
        </w:rPr>
        <w:drawing>
          <wp:inline distT="0" distB="0" distL="0" distR="0">
            <wp:extent cx="4953000" cy="1352550"/>
            <wp:effectExtent l="1905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9" cstate="print"/>
                    <a:srcRect/>
                    <a:stretch>
                      <a:fillRect/>
                    </a:stretch>
                  </pic:blipFill>
                  <pic:spPr bwMode="auto">
                    <a:xfrm>
                      <a:off x="0" y="0"/>
                      <a:ext cx="4953000" cy="1352550"/>
                    </a:xfrm>
                    <a:prstGeom prst="rect">
                      <a:avLst/>
                    </a:prstGeom>
                    <a:noFill/>
                    <a:ln w="9525">
                      <a:noFill/>
                      <a:miter lim="800000"/>
                      <a:headEnd/>
                      <a:tailEnd/>
                    </a:ln>
                  </pic:spPr>
                </pic:pic>
              </a:graphicData>
            </a:graphic>
          </wp:inline>
        </w:drawing>
      </w:r>
    </w:p>
    <w:p w:rsidR="00381C36" w:rsidRPr="00381C36" w:rsidRDefault="00381C36" w:rsidP="00381C36">
      <w:pPr>
        <w:pStyle w:val="Ttulo1"/>
        <w:rPr>
          <w:lang w:val="ca-ES"/>
        </w:rPr>
      </w:pPr>
      <w:r w:rsidRPr="00381C36">
        <w:rPr>
          <w:lang w:val="ca-ES"/>
        </w:rPr>
        <w:br w:type="page"/>
      </w:r>
      <w:bookmarkStart w:id="227" w:name="_Toc263771984"/>
      <w:r w:rsidRPr="00381C36">
        <w:rPr>
          <w:lang w:val="ca-ES"/>
        </w:rPr>
        <w:lastRenderedPageBreak/>
        <w:t>I</w:t>
      </w:r>
      <w:bookmarkStart w:id="228" w:name="impressió"/>
      <w:bookmarkEnd w:id="228"/>
      <w:r w:rsidRPr="00381C36">
        <w:rPr>
          <w:lang w:val="ca-ES"/>
        </w:rPr>
        <w:t>mpressió</w:t>
      </w:r>
      <w:bookmarkEnd w:id="227"/>
    </w:p>
    <w:p w:rsidR="00381C36" w:rsidRPr="00381C36" w:rsidRDefault="00381C36" w:rsidP="00381C36">
      <w:pPr>
        <w:keepNext/>
        <w:rPr>
          <w:rFonts w:eastAsia="Times New Roman"/>
          <w:lang w:val="ca-ES"/>
        </w:rPr>
      </w:pPr>
      <w:r w:rsidRPr="00381C36">
        <w:rPr>
          <w:rFonts w:eastAsia="Times New Roman"/>
          <w:lang w:val="ca-ES"/>
        </w:rPr>
        <w:t>Extensió que permet imprimir imatges en format DICOM en impressores DICOM.</w:t>
      </w:r>
    </w:p>
    <w:p w:rsidR="00381C36" w:rsidRPr="00381C36" w:rsidRDefault="00381C36" w:rsidP="00381C36">
      <w:pPr>
        <w:keepNext/>
        <w:rPr>
          <w:rFonts w:eastAsia="Times New Roman"/>
          <w:lang w:val="ca-ES"/>
        </w:rPr>
      </w:pPr>
      <w:r w:rsidRPr="00381C36">
        <w:rPr>
          <w:rFonts w:eastAsia="Times New Roman"/>
          <w:lang w:val="ca-ES"/>
        </w:rPr>
        <w:t xml:space="preserve">Per tal d'imprimir una imatge, cal anar al menú </w:t>
      </w:r>
      <w:r w:rsidRPr="00381C36">
        <w:rPr>
          <w:rFonts w:eastAsia="Times New Roman"/>
          <w:b/>
          <w:lang w:val="ca-ES"/>
        </w:rPr>
        <w:t xml:space="preserve">Visualització </w:t>
      </w:r>
      <w:r w:rsidRPr="00381C36">
        <w:rPr>
          <w:rFonts w:eastAsia="Times New Roman"/>
          <w:lang w:val="ca-ES"/>
        </w:rPr>
        <w:t xml:space="preserve">i escollir l'opció </w:t>
      </w:r>
      <w:r w:rsidRPr="00381C36">
        <w:rPr>
          <w:rFonts w:eastAsia="Times New Roman"/>
          <w:b/>
          <w:lang w:val="ca-ES"/>
        </w:rPr>
        <w:t>DICOMPrint</w:t>
      </w:r>
      <w:r w:rsidRPr="00381C36">
        <w:rPr>
          <w:rFonts w:eastAsia="Times New Roman"/>
          <w:lang w:val="ca-ES"/>
        </w:rPr>
        <w:t>.</w:t>
      </w:r>
    </w:p>
    <w:p w:rsidR="00381C36" w:rsidRPr="00381C36" w:rsidRDefault="00381C36" w:rsidP="00381C36">
      <w:pPr>
        <w:keepNext/>
        <w:rPr>
          <w:rFonts w:eastAsia="Times New Roman"/>
          <w:lang w:val="ca-ES"/>
        </w:rPr>
      </w:pPr>
    </w:p>
    <w:p w:rsidR="00381C36" w:rsidRPr="00381C36" w:rsidRDefault="00381C36" w:rsidP="00381C36">
      <w:pPr>
        <w:keepNext/>
        <w:jc w:val="center"/>
        <w:rPr>
          <w:rFonts w:eastAsia="Times New Roman"/>
          <w:lang w:val="ca-ES"/>
        </w:rPr>
      </w:pPr>
      <w:r w:rsidRPr="00381C36">
        <w:rPr>
          <w:rFonts w:ascii="Times New Roman" w:eastAsia="Times New Roman" w:hAnsi="Times New Roman"/>
          <w:noProof/>
          <w:lang w:val="es-ES"/>
        </w:rPr>
        <w:drawing>
          <wp:inline distT="0" distB="0" distL="0" distR="0">
            <wp:extent cx="4200253" cy="2961717"/>
            <wp:effectExtent l="1905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30" cstate="print"/>
                    <a:srcRect/>
                    <a:stretch>
                      <a:fillRect/>
                    </a:stretch>
                  </pic:blipFill>
                  <pic:spPr bwMode="auto">
                    <a:xfrm>
                      <a:off x="0" y="0"/>
                      <a:ext cx="4196666" cy="2959188"/>
                    </a:xfrm>
                    <a:prstGeom prst="rect">
                      <a:avLst/>
                    </a:prstGeom>
                    <a:noFill/>
                    <a:ln w="9525">
                      <a:noFill/>
                      <a:miter lim="800000"/>
                      <a:headEnd/>
                      <a:tailEnd/>
                    </a:ln>
                  </pic:spPr>
                </pic:pic>
              </a:graphicData>
            </a:graphic>
          </wp:inline>
        </w:drawing>
      </w:r>
    </w:p>
    <w:p w:rsidR="00381C36" w:rsidRPr="00381C36" w:rsidRDefault="00381C36" w:rsidP="00381C36">
      <w:pPr>
        <w:keepNext/>
        <w:jc w:val="center"/>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 xml:space="preserve">S'obre una finestra, on a la dreta hi apareixen les preferències d'impressió i a l'esquerre hi apareix el visor que mostra les imatges a imprimir. El visor permet canviar d'imatge, sèrie i estudi del pacient, utilitzant el menú </w:t>
      </w:r>
      <w:r w:rsidR="001A54F1">
        <w:fldChar w:fldCharType="begin"/>
      </w:r>
      <w:r w:rsidR="001A54F1" w:rsidRPr="001A54F1">
        <w:rPr>
          <w:lang w:val="es-ES"/>
          <w:rPrChange w:id="229" w:author="Ester" w:date="2010-06-09T13:57:00Z">
            <w:rPr/>
          </w:rPrChange>
        </w:rPr>
        <w:instrText>HYPERLINK \l "estudis-del-pacient"</w:instrText>
      </w:r>
      <w:r w:rsidR="001A54F1">
        <w:fldChar w:fldCharType="separate"/>
      </w:r>
      <w:r w:rsidRPr="00381C36">
        <w:rPr>
          <w:rFonts w:eastAsia="Times New Roman"/>
          <w:color w:val="0000FF"/>
          <w:u w:val="single"/>
          <w:lang w:val="ca-ES"/>
        </w:rPr>
        <w:t>Estudis del pacient</w:t>
      </w:r>
      <w:r w:rsidR="001A54F1">
        <w:fldChar w:fldCharType="end"/>
      </w:r>
      <w:r w:rsidRPr="00381C36">
        <w:rPr>
          <w:rFonts w:eastAsia="Times New Roman"/>
          <w:lang w:val="ca-ES"/>
        </w:rPr>
        <w:t xml:space="preserve"> (botó dret amb el ratolí)</w:t>
      </w: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 xml:space="preserve">Apareixen les preferències d'impressió a la dreta i el visor que mostra la imatge a imprimir a l'esquerre. El visor permet canviar d'imatge, sèrie i estudi del pacient, utilitzant el </w:t>
      </w:r>
      <w:r w:rsidR="001A54F1">
        <w:fldChar w:fldCharType="begin"/>
      </w:r>
      <w:r w:rsidR="001A54F1" w:rsidRPr="001A54F1">
        <w:rPr>
          <w:lang w:val="es-ES"/>
          <w:rPrChange w:id="230" w:author="Ester" w:date="2010-06-09T13:57:00Z">
            <w:rPr/>
          </w:rPrChange>
        </w:rPr>
        <w:instrText>HYPERLINK \l "estudis-del-pacient"</w:instrText>
      </w:r>
      <w:r w:rsidR="001A54F1">
        <w:fldChar w:fldCharType="separate"/>
      </w:r>
      <w:r w:rsidRPr="00381C36">
        <w:rPr>
          <w:rFonts w:eastAsia="Times New Roman"/>
          <w:color w:val="0000FF"/>
          <w:u w:val="single"/>
          <w:lang w:val="ca-ES"/>
        </w:rPr>
        <w:t>menú de pacient</w:t>
      </w:r>
      <w:r w:rsidR="001A54F1">
        <w:fldChar w:fldCharType="end"/>
      </w:r>
      <w:r w:rsidRPr="00381C36">
        <w:rPr>
          <w:rFonts w:eastAsia="Times New Roman"/>
          <w:lang w:val="ca-ES"/>
        </w:rPr>
        <w:t xml:space="preserve"> (botó dret).</w:t>
      </w: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El panell de l'esquerre permet escollir diferents paràmetres com:</w:t>
      </w:r>
    </w:p>
    <w:p w:rsidR="00381C36" w:rsidRPr="00381C36" w:rsidRDefault="00381C36" w:rsidP="00381C36">
      <w:pPr>
        <w:keepNext/>
        <w:rPr>
          <w:rFonts w:eastAsia="Times New Roman"/>
          <w:lang w:val="ca-ES"/>
        </w:rPr>
      </w:pPr>
      <w:r w:rsidRPr="00381C36">
        <w:rPr>
          <w:rFonts w:eastAsia="Times New Roman"/>
          <w:lang w:val="ca-ES"/>
        </w:rPr>
        <w:t xml:space="preserve">- Impressora (veure apartat </w:t>
      </w:r>
      <w:r w:rsidR="001A54F1">
        <w:fldChar w:fldCharType="begin"/>
      </w:r>
      <w:r w:rsidR="001A54F1" w:rsidRPr="001A54F1">
        <w:rPr>
          <w:lang w:val="es-ES"/>
          <w:rPrChange w:id="231" w:author="Ester" w:date="2010-06-09T13:57:00Z">
            <w:rPr/>
          </w:rPrChange>
        </w:rPr>
        <w:instrText>HYPERLINK \l "configuració-dicomprint"</w:instrText>
      </w:r>
      <w:r w:rsidR="001A54F1">
        <w:fldChar w:fldCharType="separate"/>
      </w:r>
      <w:r w:rsidRPr="00381C36">
        <w:rPr>
          <w:rFonts w:eastAsia="Times New Roman"/>
          <w:color w:val="0000FF"/>
          <w:u w:val="single"/>
          <w:lang w:val="ca-ES"/>
        </w:rPr>
        <w:t>Afegir impressora</w:t>
      </w:r>
      <w:r w:rsidR="001A54F1">
        <w:fldChar w:fldCharType="end"/>
      </w:r>
      <w:r w:rsidRPr="00381C36">
        <w:rPr>
          <w:rFonts w:eastAsia="Times New Roman"/>
          <w:lang w:val="ca-ES"/>
        </w:rPr>
        <w:t>, per més informació)</w:t>
      </w:r>
    </w:p>
    <w:p w:rsidR="00381C36" w:rsidRPr="00381C36" w:rsidRDefault="00381C36" w:rsidP="00381C36">
      <w:pPr>
        <w:keepNext/>
        <w:rPr>
          <w:rFonts w:eastAsia="Times New Roman"/>
          <w:lang w:val="ca-ES"/>
        </w:rPr>
      </w:pPr>
      <w:r w:rsidRPr="00381C36">
        <w:rPr>
          <w:rFonts w:eastAsia="Times New Roman"/>
          <w:lang w:val="ca-ES"/>
        </w:rPr>
        <w:t>- Nombre de còpies</w:t>
      </w:r>
    </w:p>
    <w:p w:rsidR="00381C36" w:rsidRPr="00381C36" w:rsidRDefault="00381C36" w:rsidP="00381C36">
      <w:pPr>
        <w:keepNext/>
        <w:rPr>
          <w:rFonts w:eastAsia="Times New Roman"/>
          <w:lang w:val="ca-ES"/>
        </w:rPr>
      </w:pPr>
      <w:r w:rsidRPr="00381C36">
        <w:rPr>
          <w:rFonts w:eastAsia="Times New Roman"/>
          <w:lang w:val="ca-ES"/>
        </w:rPr>
        <w:t>- Mida de la placa</w:t>
      </w:r>
    </w:p>
    <w:p w:rsidR="00381C36" w:rsidRPr="00381C36" w:rsidRDefault="00381C36" w:rsidP="00381C36">
      <w:pPr>
        <w:keepNext/>
        <w:rPr>
          <w:rFonts w:eastAsia="Times New Roman"/>
          <w:lang w:val="ca-ES"/>
        </w:rPr>
      </w:pPr>
      <w:r w:rsidRPr="00381C36">
        <w:rPr>
          <w:rFonts w:eastAsia="Times New Roman"/>
          <w:lang w:val="ca-ES"/>
        </w:rPr>
        <w:t>- Tipus de placa</w:t>
      </w:r>
    </w:p>
    <w:p w:rsidR="00381C36" w:rsidRPr="00381C36" w:rsidRDefault="00381C36" w:rsidP="00381C36">
      <w:pPr>
        <w:keepNext/>
        <w:rPr>
          <w:rFonts w:eastAsia="Times New Roman"/>
          <w:lang w:val="ca-ES"/>
        </w:rPr>
      </w:pPr>
      <w:r w:rsidRPr="00381C36">
        <w:rPr>
          <w:rFonts w:eastAsia="Times New Roman"/>
          <w:lang w:val="ca-ES"/>
        </w:rPr>
        <w:t>- Orientació</w:t>
      </w:r>
    </w:p>
    <w:p w:rsidR="00381C36" w:rsidRPr="00381C36" w:rsidRDefault="00381C36" w:rsidP="00381C36">
      <w:pPr>
        <w:keepNext/>
        <w:rPr>
          <w:rFonts w:eastAsia="Times New Roman"/>
          <w:lang w:val="ca-ES"/>
        </w:rPr>
      </w:pPr>
      <w:r w:rsidRPr="00381C36">
        <w:rPr>
          <w:rFonts w:eastAsia="Times New Roman"/>
          <w:lang w:val="ca-ES"/>
        </w:rPr>
        <w:t>- Mida de la graella d'impressió</w:t>
      </w:r>
    </w:p>
    <w:p w:rsidR="00381C36" w:rsidRPr="00381C36" w:rsidRDefault="00381C36" w:rsidP="00381C36">
      <w:pPr>
        <w:keepNext/>
        <w:rPr>
          <w:rFonts w:eastAsia="Times New Roman"/>
          <w:lang w:val="ca-ES"/>
        </w:rPr>
      </w:pPr>
      <w:r w:rsidRPr="00381C36">
        <w:rPr>
          <w:rFonts w:eastAsia="Times New Roman"/>
          <w:lang w:val="ca-ES"/>
        </w:rPr>
        <w:t>- Imatges a imprimir (actual, o rang d'imatges)</w:t>
      </w:r>
    </w:p>
    <w:p w:rsidR="00381C36" w:rsidRPr="00381C36" w:rsidRDefault="00381C36" w:rsidP="00381C36">
      <w:pPr>
        <w:pStyle w:val="Ttulo2"/>
        <w:rPr>
          <w:lang w:val="ca-ES"/>
        </w:rPr>
      </w:pPr>
      <w:r w:rsidRPr="00381C36">
        <w:rPr>
          <w:lang w:val="ca-ES"/>
        </w:rPr>
        <w:br w:type="page"/>
      </w:r>
      <w:bookmarkStart w:id="232" w:name="_Toc263771985"/>
      <w:r w:rsidRPr="00381C36">
        <w:rPr>
          <w:lang w:val="ca-ES"/>
        </w:rPr>
        <w:lastRenderedPageBreak/>
        <w:t>A</w:t>
      </w:r>
      <w:bookmarkStart w:id="233" w:name="configuració-dicomprint"/>
      <w:bookmarkEnd w:id="233"/>
      <w:r w:rsidRPr="00381C36">
        <w:rPr>
          <w:lang w:val="ca-ES"/>
        </w:rPr>
        <w:t>fegir impressora</w:t>
      </w:r>
      <w:bookmarkEnd w:id="232"/>
    </w:p>
    <w:p w:rsidR="00381C36" w:rsidRPr="00381C36" w:rsidRDefault="00381C36" w:rsidP="00381C36">
      <w:pPr>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 xml:space="preserve">Per afegir una impressora, cal seleccionar la icona </w:t>
      </w:r>
      <w:r w:rsidRPr="00381C36">
        <w:rPr>
          <w:noProof/>
          <w:lang w:val="es-ES"/>
        </w:rPr>
        <w:drawing>
          <wp:inline distT="0" distB="0" distL="0" distR="0">
            <wp:extent cx="304800" cy="304800"/>
            <wp:effectExtent l="1905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31"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381C36">
        <w:rPr>
          <w:rFonts w:eastAsia="Times New Roman"/>
          <w:lang w:val="ca-ES"/>
        </w:rPr>
        <w:t xml:space="preserve"> des de l'extensió DICOM Print, i apareix una finestra com la que es mostra a continuació:</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3657600" cy="4171950"/>
            <wp:effectExtent l="1905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32" cstate="print"/>
                    <a:srcRect/>
                    <a:stretch>
                      <a:fillRect/>
                    </a:stretch>
                  </pic:blipFill>
                  <pic:spPr bwMode="auto">
                    <a:xfrm>
                      <a:off x="0" y="0"/>
                      <a:ext cx="3657600" cy="41719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Es poden realitzar diferents accions: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 </w:t>
      </w:r>
      <w:r w:rsidRPr="00381C36">
        <w:rPr>
          <w:noProof/>
          <w:lang w:val="es-ES"/>
        </w:rPr>
        <w:drawing>
          <wp:inline distT="0" distB="0" distL="0" distR="0">
            <wp:extent cx="228600" cy="209550"/>
            <wp:effectExtent l="1905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33" cstate="print"/>
                    <a:srcRect/>
                    <a:stretch>
                      <a:fillRect/>
                    </a:stretch>
                  </pic:blipFill>
                  <pic:spPr bwMode="auto">
                    <a:xfrm>
                      <a:off x="0" y="0"/>
                      <a:ext cx="228600" cy="209550"/>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Add New Printer</w:t>
      </w:r>
      <w:r w:rsidRPr="00381C36">
        <w:rPr>
          <w:rFonts w:eastAsia="Times New Roman"/>
          <w:lang w:val="ca-ES"/>
        </w:rPr>
        <w:t>: Per afegir una nova impressora.</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lastRenderedPageBreak/>
        <w:drawing>
          <wp:inline distT="0" distB="0" distL="0" distR="0">
            <wp:extent cx="4114800" cy="1266825"/>
            <wp:effectExtent l="1905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34" cstate="print"/>
                    <a:srcRect/>
                    <a:stretch>
                      <a:fillRect/>
                    </a:stretch>
                  </pic:blipFill>
                  <pic:spPr bwMode="auto">
                    <a:xfrm>
                      <a:off x="0" y="0"/>
                      <a:ext cx="4114800" cy="126682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AETitle</w:t>
      </w:r>
      <w:r w:rsidRPr="00381C36">
        <w:rPr>
          <w:rFonts w:eastAsia="Times New Roman"/>
          <w:lang w:val="ca-ES"/>
        </w:rPr>
        <w:t>: Nom de la impressora</w:t>
      </w: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Hostname</w:t>
      </w:r>
      <w:r w:rsidRPr="00381C36">
        <w:rPr>
          <w:rFonts w:eastAsia="Times New Roman"/>
          <w:lang w:val="ca-ES"/>
        </w:rPr>
        <w:t>: IP de la impressora</w:t>
      </w: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Port</w:t>
      </w:r>
      <w:r w:rsidRPr="00381C36">
        <w:rPr>
          <w:rFonts w:eastAsia="Times New Roman"/>
          <w:lang w:val="ca-ES"/>
        </w:rPr>
        <w:t>: Port de connexió amb la impressora</w:t>
      </w: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Description</w:t>
      </w:r>
      <w:r w:rsidRPr="00381C36">
        <w:rPr>
          <w:rFonts w:eastAsia="Times New Roman"/>
          <w:lang w:val="ca-ES"/>
        </w:rPr>
        <w:t>: Breu descripció de la impressora</w:t>
      </w: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Default printer</w:t>
      </w:r>
      <w:r w:rsidRPr="00381C36">
        <w:rPr>
          <w:rFonts w:eastAsia="Times New Roman"/>
          <w:lang w:val="ca-ES"/>
        </w:rPr>
        <w:t>: Si és o no la impressora configurada per defecte (només es pot tenir una impressora configurada per defecte).</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noProof/>
          <w:lang w:val="es-ES"/>
        </w:rPr>
        <w:drawing>
          <wp:inline distT="0" distB="0" distL="0" distR="0">
            <wp:extent cx="161925" cy="161925"/>
            <wp:effectExtent l="1905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35"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00FA588C">
        <w:rPr>
          <w:rFonts w:eastAsia="Times New Roman"/>
          <w:b/>
          <w:lang w:val="ca-ES"/>
        </w:rPr>
        <w:t xml:space="preserve"> Remove Printer</w:t>
      </w:r>
      <w:r w:rsidRPr="00381C36">
        <w:rPr>
          <w:rFonts w:eastAsia="Times New Roman"/>
          <w:b/>
          <w:lang w:val="ca-ES"/>
        </w:rPr>
        <w:t>:</w:t>
      </w:r>
      <w:r w:rsidRPr="00381C36">
        <w:rPr>
          <w:rFonts w:eastAsia="Times New Roman"/>
          <w:lang w:val="ca-ES"/>
        </w:rPr>
        <w:t xml:space="preserve"> Per eliminar una impressora de la llista.</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ascii="Times New Roman" w:eastAsia="Times New Roman" w:hAnsi="Times New Roman"/>
          <w:noProof/>
          <w:lang w:val="es-ES"/>
        </w:rPr>
        <w:drawing>
          <wp:inline distT="0" distB="0" distL="0" distR="0">
            <wp:extent cx="257175" cy="257175"/>
            <wp:effectExtent l="19050" t="0" r="9525"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6" cstate="print"/>
                    <a:srcRect/>
                    <a:stretch>
                      <a:fillRect/>
                    </a:stretch>
                  </pic:blipFill>
                  <pic:spPr bwMode="auto">
                    <a:xfrm>
                      <a:off x="0" y="0"/>
                      <a:ext cx="257175" cy="257175"/>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Test Printer</w:t>
      </w:r>
      <w:r w:rsidRPr="00381C36">
        <w:rPr>
          <w:rFonts w:eastAsia="Times New Roman"/>
          <w:lang w:val="ca-ES"/>
        </w:rPr>
        <w:t>: Comprovar la connexió amb la impressora. En el cas que falli el test, pot ser que la impressora no estigui disponible, o bé que algun dels paràmetres de configuració com ara l'AETitle, port o hostname sigui incorrecte.</w:t>
      </w:r>
    </w:p>
    <w:p w:rsidR="00381C36" w:rsidRPr="00381C36" w:rsidRDefault="00381C36" w:rsidP="00381C36">
      <w:pPr>
        <w:pStyle w:val="Ttulo1"/>
        <w:rPr>
          <w:lang w:val="ca-ES"/>
        </w:rPr>
      </w:pPr>
      <w:r w:rsidRPr="00381C36">
        <w:rPr>
          <w:lang w:val="ca-ES"/>
        </w:rPr>
        <w:br w:type="page"/>
      </w:r>
      <w:bookmarkStart w:id="234" w:name="_Toc263771986"/>
      <w:r w:rsidRPr="00381C36">
        <w:rPr>
          <w:lang w:val="ca-ES"/>
        </w:rPr>
        <w:lastRenderedPageBreak/>
        <w:t>B</w:t>
      </w:r>
      <w:bookmarkStart w:id="235" w:name="buscar-un-pacient-al-pacs"/>
      <w:bookmarkEnd w:id="235"/>
      <w:r w:rsidRPr="00381C36">
        <w:rPr>
          <w:lang w:val="ca-ES"/>
        </w:rPr>
        <w:t>uscar estudis d'un pacient</w:t>
      </w:r>
      <w:bookmarkEnd w:id="234"/>
    </w:p>
    <w:p w:rsidR="00381C36" w:rsidRPr="00381C36" w:rsidRDefault="00381C36" w:rsidP="00381C36">
      <w:pPr>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L'aplicació permet cercar estudis des de tres fonts diferents:</w:t>
      </w: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236" w:author="Ester" w:date="2010-06-09T13:57:00Z">
            <w:rPr/>
          </w:rPrChange>
        </w:rPr>
        <w:instrText>HYPERLINK \l "cerca-a-la-base-de-dades-local"</w:instrText>
      </w:r>
      <w:r w:rsidR="001A54F1">
        <w:fldChar w:fldCharType="separate"/>
      </w:r>
      <w:r w:rsidRPr="00381C36">
        <w:rPr>
          <w:rFonts w:eastAsia="Times New Roman"/>
          <w:color w:val="0000FF"/>
          <w:u w:val="single"/>
          <w:lang w:val="ca-ES"/>
        </w:rPr>
        <w:t>Base de dades local</w:t>
      </w:r>
      <w:r w:rsidR="001A54F1">
        <w:fldChar w:fldCharType="end"/>
      </w:r>
      <w:r w:rsidRPr="00381C36">
        <w:rPr>
          <w:rFonts w:eastAsia="Times New Roman"/>
          <w:color w:val="0000FF"/>
          <w:u w:val="single"/>
          <w:lang w:val="ca-ES"/>
        </w:rPr>
        <w:t>:</w:t>
      </w:r>
      <w:r w:rsidRPr="00381C36">
        <w:rPr>
          <w:rFonts w:eastAsia="Times New Roman"/>
          <w:lang w:val="ca-ES"/>
        </w:rPr>
        <w:t xml:space="preserve"> Permet cercar estudis descarregats o importats a l'ordinador. Accés ràpid </w:t>
      </w:r>
      <w:r w:rsidRPr="00381C36">
        <w:rPr>
          <w:rFonts w:eastAsia="Times New Roman"/>
          <w:b/>
          <w:lang w:val="ca-ES"/>
        </w:rPr>
        <w:t>Ctrl+</w:t>
      </w:r>
      <w:r w:rsidR="00FA588C">
        <w:rPr>
          <w:rFonts w:eastAsia="Times New Roman"/>
          <w:b/>
          <w:lang w:val="ca-ES"/>
        </w:rPr>
        <w:t>L</w:t>
      </w:r>
      <w:r w:rsidRPr="00381C36">
        <w:rPr>
          <w:rFonts w:eastAsia="Times New Roman"/>
          <w:lang w:val="ca-ES"/>
        </w:rPr>
        <w:t>.</w:t>
      </w:r>
    </w:p>
    <w:p w:rsidR="00381C36" w:rsidRPr="00381C36" w:rsidRDefault="00381C36" w:rsidP="00381C36">
      <w:pPr>
        <w:keepNext/>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237" w:author="Ester" w:date="2010-06-09T13:57:00Z">
            <w:rPr/>
          </w:rPrChange>
        </w:rPr>
        <w:instrText>HYPERLINK \l "cerca-a-una-pacs"</w:instrText>
      </w:r>
      <w:r w:rsidR="001A54F1">
        <w:fldChar w:fldCharType="separate"/>
      </w:r>
      <w:r w:rsidRPr="00381C36">
        <w:rPr>
          <w:rFonts w:eastAsia="Times New Roman"/>
          <w:color w:val="0000FF"/>
          <w:u w:val="single"/>
          <w:lang w:val="ca-ES"/>
        </w:rPr>
        <w:t>Servidor PACS</w:t>
      </w:r>
      <w:r w:rsidR="001A54F1">
        <w:fldChar w:fldCharType="end"/>
      </w:r>
      <w:r w:rsidRPr="00381C36">
        <w:rPr>
          <w:rFonts w:eastAsia="Times New Roman"/>
          <w:lang w:val="ca-ES"/>
        </w:rPr>
        <w:t xml:space="preserve">: Permet cercar estudis d'un o més PACS. Accés ràpid </w:t>
      </w:r>
      <w:r w:rsidRPr="00381C36">
        <w:rPr>
          <w:rFonts w:eastAsia="Times New Roman"/>
          <w:b/>
          <w:lang w:val="ca-ES"/>
        </w:rPr>
        <w:t>Ctrl+</w:t>
      </w:r>
      <w:r w:rsidR="00FA588C">
        <w:rPr>
          <w:rFonts w:eastAsia="Times New Roman"/>
          <w:b/>
          <w:lang w:val="ca-ES"/>
        </w:rPr>
        <w:t>P</w:t>
      </w:r>
      <w:r w:rsidRPr="00381C36">
        <w:rPr>
          <w:rFonts w:eastAsia="Times New Roman"/>
          <w:lang w:val="ca-ES"/>
        </w:rPr>
        <w:t>.</w:t>
      </w:r>
    </w:p>
    <w:p w:rsidR="00381C36" w:rsidRPr="00381C36" w:rsidRDefault="00381C36" w:rsidP="00381C36">
      <w:pPr>
        <w:keepNext/>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238" w:author="Ester" w:date="2010-06-09T13:57:00Z">
            <w:rPr/>
          </w:rPrChange>
        </w:rPr>
        <w:instrText>HYPERLINK \l "obrir-dicomdir"</w:instrText>
      </w:r>
      <w:r w:rsidR="001A54F1">
        <w:fldChar w:fldCharType="separate"/>
      </w:r>
      <w:r w:rsidRPr="00381C36">
        <w:rPr>
          <w:rFonts w:eastAsia="Times New Roman"/>
          <w:color w:val="0000FF"/>
          <w:u w:val="single"/>
          <w:lang w:val="ca-ES"/>
        </w:rPr>
        <w:t>DICOMDIR</w:t>
      </w:r>
      <w:r w:rsidR="001A54F1">
        <w:fldChar w:fldCharType="end"/>
      </w:r>
      <w:r w:rsidRPr="00381C36">
        <w:rPr>
          <w:rFonts w:eastAsia="Times New Roman"/>
          <w:lang w:val="ca-ES"/>
        </w:rPr>
        <w:t xml:space="preserve">: Permet cercar estudis que estiguin guardats en un DICOMDIR a l'ordinador, o en qualsevol dispositiu (USB, CD, DVD). Accés ràpid </w:t>
      </w:r>
      <w:r w:rsidRPr="00381C36">
        <w:rPr>
          <w:rFonts w:eastAsia="Times New Roman"/>
          <w:b/>
          <w:lang w:val="ca-ES"/>
        </w:rPr>
        <w:t>Ctrl+</w:t>
      </w:r>
      <w:r w:rsidR="00FA588C">
        <w:rPr>
          <w:rFonts w:eastAsia="Times New Roman"/>
          <w:b/>
          <w:lang w:val="ca-ES"/>
        </w:rPr>
        <w:t>D</w:t>
      </w:r>
      <w:r w:rsidRPr="00381C36">
        <w:rPr>
          <w:rFonts w:eastAsia="Times New Roman"/>
          <w:lang w:val="ca-ES"/>
        </w:rPr>
        <w:t>.</w:t>
      </w: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Des de la mateixa finestra que apareix al fer la cerca, es pot buscar a qualsevol dels tres llocs, simplement cal seleccionar la pestanya corresponent al lloc a on volem cercar els estudis.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pStyle w:val="Ttulo1"/>
        <w:rPr>
          <w:lang w:val="ca-ES"/>
        </w:rPr>
      </w:pPr>
      <w:r w:rsidRPr="00381C36">
        <w:rPr>
          <w:lang w:val="ca-ES"/>
        </w:rPr>
        <w:br w:type="page"/>
      </w:r>
      <w:bookmarkStart w:id="239" w:name="_Toc263771987"/>
      <w:r w:rsidRPr="00381C36">
        <w:rPr>
          <w:lang w:val="ca-ES"/>
        </w:rPr>
        <w:lastRenderedPageBreak/>
        <w:t>B</w:t>
      </w:r>
      <w:bookmarkStart w:id="240" w:name="cerca-a-la-base-de-dades-local"/>
      <w:bookmarkEnd w:id="240"/>
      <w:r w:rsidRPr="00381C36">
        <w:rPr>
          <w:lang w:val="ca-ES"/>
        </w:rPr>
        <w:t>ase de dades local</w:t>
      </w:r>
      <w:bookmarkEnd w:id="239"/>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 tal de cercar estudis a la base de dades local, s'hi pot accedir de dues formes diferents:</w:t>
      </w:r>
    </w:p>
    <w:p w:rsidR="00381C36" w:rsidRPr="00381C36" w:rsidRDefault="00381C36" w:rsidP="00381C36">
      <w:pPr>
        <w:rPr>
          <w:rFonts w:eastAsia="Times New Roman"/>
          <w:lang w:val="ca-ES"/>
        </w:rPr>
      </w:pPr>
      <w:r w:rsidRPr="00381C36">
        <w:rPr>
          <w:rFonts w:eastAsia="Times New Roman"/>
          <w:lang w:val="ca-ES"/>
        </w:rPr>
        <w:tab/>
      </w:r>
    </w:p>
    <w:p w:rsidR="00381C36" w:rsidRPr="00381C36" w:rsidRDefault="00381C36" w:rsidP="00381C36">
      <w:pPr>
        <w:rPr>
          <w:rFonts w:eastAsia="Times New Roman"/>
          <w:lang w:val="ca-ES"/>
        </w:rPr>
      </w:pPr>
      <w:r w:rsidRPr="00381C36">
        <w:rPr>
          <w:rFonts w:eastAsia="Times New Roman"/>
          <w:lang w:val="ca-ES"/>
        </w:rPr>
        <w:tab/>
        <w:t xml:space="preserve">- Des del menú </w:t>
      </w:r>
      <w:r w:rsidRPr="00381C36">
        <w:rPr>
          <w:rFonts w:eastAsia="Times New Roman"/>
          <w:b/>
          <w:lang w:val="ca-ES"/>
        </w:rPr>
        <w:t xml:space="preserve">Fitxer&gt;Estudis </w:t>
      </w:r>
      <w:r w:rsidRPr="00381C36">
        <w:rPr>
          <w:rFonts w:eastAsia="Times New Roman"/>
          <w:lang w:val="ca-ES"/>
        </w:rPr>
        <w:t>de la base de dades local</w:t>
      </w:r>
    </w:p>
    <w:p w:rsidR="00381C36" w:rsidRPr="00381C36" w:rsidRDefault="00381C36" w:rsidP="00381C36">
      <w:pPr>
        <w:rPr>
          <w:rFonts w:eastAsia="Times New Roman"/>
          <w:lang w:val="ca-ES"/>
        </w:rPr>
      </w:pPr>
      <w:r w:rsidRPr="00381C36">
        <w:rPr>
          <w:rFonts w:eastAsia="Times New Roman"/>
          <w:lang w:val="ca-ES"/>
        </w:rPr>
        <w:tab/>
        <w:t xml:space="preserve">- Prement les tecles d'accés ràpid </w:t>
      </w:r>
      <w:r w:rsidRPr="00381C36">
        <w:rPr>
          <w:rFonts w:eastAsia="Times New Roman"/>
          <w:b/>
          <w:lang w:val="ca-ES"/>
        </w:rPr>
        <w:t>Ctrl+</w:t>
      </w:r>
      <w:r w:rsidR="00FA588C">
        <w:rPr>
          <w:rFonts w:eastAsia="Times New Roman"/>
          <w:b/>
          <w:lang w:val="ca-ES"/>
        </w:rPr>
        <w:t>L</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I apareix un diàleg com el que es mostra a continuació:</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888230" cy="3788833"/>
            <wp:effectExtent l="19050" t="0" r="762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7" cstate="print"/>
                    <a:srcRect/>
                    <a:stretch>
                      <a:fillRect/>
                    </a:stretch>
                  </pic:blipFill>
                  <pic:spPr bwMode="auto">
                    <a:xfrm>
                      <a:off x="0" y="0"/>
                      <a:ext cx="4881207" cy="3783389"/>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Aquesta pestanya ens mostra els estudis que hi ha guardats a l'ordinador, que s'han anat descarregant des d'un PACS o bé des d'un DICOMDIR.</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Es permet fer diferents operacions: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noProof/>
          <w:lang w:val="es-ES"/>
        </w:rPr>
        <w:drawing>
          <wp:inline distT="0" distB="0" distL="0" distR="0">
            <wp:extent cx="219075" cy="219075"/>
            <wp:effectExtent l="19050" t="0" r="9525"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6"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Visualitzar</w:t>
      </w:r>
      <w:r w:rsidRPr="00381C36">
        <w:rPr>
          <w:rFonts w:eastAsia="Times New Roman"/>
          <w:lang w:val="ca-ES"/>
        </w:rPr>
        <w:t xml:space="preserve">: Visualitza l'estudi actual, organitzant els visors i les sèries automàticament en el cas que trobi una </w:t>
      </w:r>
      <w:r w:rsidR="001A54F1">
        <w:fldChar w:fldCharType="begin"/>
      </w:r>
      <w:r w:rsidR="001A54F1" w:rsidRPr="001A54F1">
        <w:rPr>
          <w:lang w:val="ca-ES"/>
          <w:rPrChange w:id="241" w:author="Ester" w:date="2010-06-09T13:57:00Z">
            <w:rPr/>
          </w:rPrChange>
        </w:rPr>
        <w:instrText>HYPERLINK \l "layout-regular"</w:instrText>
      </w:r>
      <w:r w:rsidR="001A54F1">
        <w:fldChar w:fldCharType="separate"/>
      </w:r>
      <w:r w:rsidRPr="00381C36">
        <w:rPr>
          <w:rFonts w:eastAsia="Times New Roman"/>
          <w:color w:val="0000FF"/>
          <w:u w:val="single"/>
          <w:lang w:val="ca-ES"/>
        </w:rPr>
        <w:t>distribució dels visors(hanging protocols)</w:t>
      </w:r>
      <w:r w:rsidR="001A54F1">
        <w:fldChar w:fldCharType="end"/>
      </w:r>
      <w:r w:rsidRPr="00381C36">
        <w:rPr>
          <w:rFonts w:eastAsia="Times New Roman"/>
          <w:lang w:val="ca-ES"/>
        </w:rPr>
        <w:t xml:space="preserve"> </w:t>
      </w:r>
      <w:r w:rsidRPr="00381C36">
        <w:rPr>
          <w:rFonts w:eastAsia="Times New Roman"/>
          <w:lang w:val="ca-ES"/>
        </w:rPr>
        <w:lastRenderedPageBreak/>
        <w:t>adequada.</w:t>
      </w:r>
    </w:p>
    <w:p w:rsidR="00381C36" w:rsidRPr="00381C36" w:rsidRDefault="00381C36" w:rsidP="00381C36">
      <w:pPr>
        <w:rPr>
          <w:rFonts w:eastAsia="Times New Roman"/>
          <w:lang w:val="ca-ES"/>
        </w:rPr>
      </w:pPr>
      <w:r w:rsidRPr="00381C36">
        <w:rPr>
          <w:rFonts w:eastAsia="Times New Roman"/>
          <w:lang w:val="ca-ES"/>
        </w:rPr>
        <w:t xml:space="preserve">També es pot fer des de teclat amb les tecles </w:t>
      </w:r>
      <w:r w:rsidRPr="00381C36">
        <w:rPr>
          <w:rFonts w:eastAsia="Times New Roman"/>
          <w:b/>
          <w:lang w:val="ca-ES"/>
        </w:rPr>
        <w:t>Ctrl+</w:t>
      </w:r>
      <w:r w:rsidR="00FA588C">
        <w:rPr>
          <w:rFonts w:eastAsia="Times New Roman"/>
          <w:b/>
          <w:lang w:val="ca-ES"/>
        </w:rPr>
        <w:t>V</w:t>
      </w:r>
      <w:r w:rsidRPr="00381C36">
        <w:rPr>
          <w:rFonts w:eastAsia="Times New Roman"/>
          <w:lang w:val="ca-ES"/>
        </w:rPr>
        <w:t>, fent clic amb el botó dret del ratolí sobre l'estudi o fent doble clic sobre qualsevol sèrie de l'estudi.</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Fent clic amb el botó dret del ratolí (</w:t>
      </w:r>
      <w:r w:rsidRPr="00381C36">
        <w:rPr>
          <w:noProof/>
          <w:lang w:val="es-ES"/>
        </w:rPr>
        <w:drawing>
          <wp:inline distT="0" distB="0" distL="0" distR="0">
            <wp:extent cx="180975" cy="257175"/>
            <wp:effectExtent l="19050" t="0" r="952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8" cstate="print"/>
                    <a:srcRect/>
                    <a:stretch>
                      <a:fillRect/>
                    </a:stretch>
                  </pic:blipFill>
                  <pic:spPr bwMode="auto">
                    <a:xfrm>
                      <a:off x="0" y="0"/>
                      <a:ext cx="180975" cy="257175"/>
                    </a:xfrm>
                    <a:prstGeom prst="rect">
                      <a:avLst/>
                    </a:prstGeom>
                    <a:noFill/>
                    <a:ln w="9525">
                      <a:noFill/>
                      <a:miter lim="800000"/>
                      <a:headEnd/>
                      <a:tailEnd/>
                    </a:ln>
                  </pic:spPr>
                </pic:pic>
              </a:graphicData>
            </a:graphic>
          </wp:inline>
        </w:drawing>
      </w:r>
      <w:r w:rsidRPr="00381C36">
        <w:rPr>
          <w:rFonts w:eastAsia="Times New Roman"/>
          <w:lang w:val="ca-ES"/>
        </w:rPr>
        <w:t>) sobre un estudi o sèrie també es poden realitzar diferents accions: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 Esborrar estudi o sèrie:</w:t>
      </w:r>
      <w:r w:rsidRPr="00381C36">
        <w:rPr>
          <w:rFonts w:eastAsia="Times New Roman"/>
          <w:lang w:val="ca-ES"/>
        </w:rPr>
        <w:t xml:space="preserve"> Permet esborrar un estudi o sèrie de la llista dels estudis que hi ha guardats en local. També es pot fer seleccionant l'estudi i prémer la tecla suprimir.</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Enviar a la llista de DICOMDIR:</w:t>
      </w:r>
      <w:r w:rsidRPr="00381C36">
        <w:rPr>
          <w:rFonts w:eastAsia="Times New Roman"/>
          <w:lang w:val="ca-ES"/>
        </w:rPr>
        <w:t xml:space="preserve"> Permet exportar els fitxers (les dades) de l'estudi en format DICOMDIR, per tal de gravar-ho en un USB, CD. DVD, disc dur... Per fer-ho primer cal enviar tots els estudis mitjançant aquesta funcionalitat a la llista de DICOMDIR, per tal de, més tard, exportar-ho tot junt. Veure apartat </w:t>
      </w:r>
      <w:r w:rsidR="001A54F1">
        <w:fldChar w:fldCharType="begin"/>
      </w:r>
      <w:r w:rsidR="001A54F1" w:rsidRPr="001A54F1">
        <w:rPr>
          <w:lang w:val="es-ES"/>
          <w:rPrChange w:id="242" w:author="Ester" w:date="2010-06-09T13:57:00Z">
            <w:rPr/>
          </w:rPrChange>
        </w:rPr>
        <w:instrText>HYPERLINK \l "exportació-de-les-dades-en-format-dicom"</w:instrText>
      </w:r>
      <w:r w:rsidR="001A54F1">
        <w:fldChar w:fldCharType="separate"/>
      </w:r>
      <w:r w:rsidRPr="00381C36">
        <w:rPr>
          <w:rFonts w:eastAsia="Times New Roman"/>
          <w:color w:val="0000FF"/>
          <w:u w:val="single"/>
          <w:lang w:val="ca-ES"/>
        </w:rPr>
        <w:t>Exportació de les dades en format DICOM.</w:t>
      </w:r>
      <w:r w:rsidR="001A54F1">
        <w:fldChar w:fldCharType="end"/>
      </w:r>
      <w:r w:rsidRPr="00381C36">
        <w:rPr>
          <w:rFonts w:eastAsia="Times New Roman"/>
          <w:lang w:val="ca-ES"/>
        </w:rPr>
        <w:t xml:space="preserve"> També es pot fer seleccionant l'estudi i prement les tecles </w:t>
      </w:r>
      <w:r w:rsidRPr="00381C36">
        <w:rPr>
          <w:rFonts w:eastAsia="Times New Roman"/>
          <w:b/>
          <w:lang w:val="ca-ES"/>
        </w:rPr>
        <w:t>Ctrl+</w:t>
      </w:r>
      <w:r w:rsidR="00FA588C">
        <w:rPr>
          <w:rFonts w:eastAsia="Times New Roman"/>
          <w:b/>
          <w:lang w:val="ca-ES"/>
        </w:rPr>
        <w:t>M</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Enviar al PACS:</w:t>
      </w:r>
      <w:r w:rsidRPr="00381C36">
        <w:rPr>
          <w:rFonts w:eastAsia="Times New Roman"/>
          <w:lang w:val="ca-ES"/>
        </w:rPr>
        <w:t xml:space="preserve"> Permet enviar un estudi o sèrie a un PACS concret. Per fer-ho, seleccionar l'opció </w:t>
      </w:r>
      <w:r w:rsidRPr="00381C36">
        <w:rPr>
          <w:rFonts w:eastAsia="Times New Roman"/>
          <w:b/>
          <w:lang w:val="ca-ES"/>
        </w:rPr>
        <w:t>Enviar al PACS</w:t>
      </w:r>
      <w:r w:rsidRPr="00381C36">
        <w:rPr>
          <w:rFonts w:eastAsia="Times New Roman"/>
          <w:lang w:val="ca-ES"/>
        </w:rPr>
        <w:t xml:space="preserve">, o bé amb les tecles </w:t>
      </w:r>
      <w:r w:rsidRPr="00381C36">
        <w:rPr>
          <w:rFonts w:eastAsia="Times New Roman"/>
          <w:b/>
          <w:lang w:val="ca-ES"/>
        </w:rPr>
        <w:t>Ctrl+</w:t>
      </w:r>
      <w:r w:rsidR="00FA588C">
        <w:rPr>
          <w:rFonts w:eastAsia="Times New Roman"/>
          <w:b/>
          <w:lang w:val="ca-ES"/>
        </w:rPr>
        <w:t>S</w:t>
      </w:r>
      <w:r w:rsidRPr="00381C36">
        <w:rPr>
          <w:rFonts w:eastAsia="Times New Roman"/>
          <w:lang w:val="ca-ES"/>
        </w:rPr>
        <w:t xml:space="preserve">. Seguidament escollir un PACS de la llista de PACS configurats, i seleccionar </w:t>
      </w:r>
      <w:r w:rsidRPr="00381C36">
        <w:rPr>
          <w:rFonts w:eastAsia="Times New Roman"/>
          <w:b/>
          <w:lang w:val="ca-ES"/>
        </w:rPr>
        <w:t>Enviar</w:t>
      </w:r>
      <w:r w:rsidRPr="00381C36">
        <w:rPr>
          <w:rFonts w:eastAsia="Times New Roman"/>
          <w:lang w:val="ca-ES"/>
        </w:rPr>
        <w:t xml:space="preserve">. Si el </w:t>
      </w:r>
      <w:r w:rsidRPr="00381C36">
        <w:rPr>
          <w:rFonts w:eastAsia="Times New Roman"/>
          <w:b/>
          <w:lang w:val="ca-ES"/>
        </w:rPr>
        <w:t xml:space="preserve">PACS </w:t>
      </w:r>
      <w:r w:rsidRPr="00381C36">
        <w:rPr>
          <w:rFonts w:eastAsia="Times New Roman"/>
          <w:lang w:val="ca-ES"/>
        </w:rPr>
        <w:t xml:space="preserve">no apareix a la llista, es pot configurar com a nou PACS (Veure apartat </w:t>
      </w:r>
      <w:r w:rsidR="001A54F1">
        <w:fldChar w:fldCharType="begin"/>
      </w:r>
      <w:r w:rsidR="001A54F1" w:rsidRPr="001A54F1">
        <w:rPr>
          <w:lang w:val="es-ES"/>
          <w:rPrChange w:id="243" w:author="Ester" w:date="2010-06-09T13:57:00Z">
            <w:rPr/>
          </w:rPrChange>
        </w:rPr>
        <w:instrText>HYPERLINK \l "pacs"</w:instrText>
      </w:r>
      <w:r w:rsidR="001A54F1">
        <w:fldChar w:fldCharType="separate"/>
      </w:r>
      <w:r w:rsidRPr="00381C36">
        <w:rPr>
          <w:rFonts w:eastAsia="Times New Roman"/>
          <w:color w:val="0000FF"/>
          <w:u w:val="single"/>
          <w:lang w:val="ca-ES"/>
        </w:rPr>
        <w:t>Configuració PACS</w:t>
      </w:r>
      <w:r w:rsidR="001A54F1">
        <w:fldChar w:fldCharType="end"/>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 tal de realitzar cerques sobre la base de dades local, es poden introduir diferents filtres com ara: nom del pacient, ID del pacient, data de l'estudi, o data d'inici i fi...</w:t>
      </w:r>
    </w:p>
    <w:p w:rsidR="00381C36" w:rsidRPr="00381C36" w:rsidRDefault="00381C36" w:rsidP="00381C36">
      <w:pPr>
        <w:rPr>
          <w:rFonts w:eastAsia="Times New Roman"/>
          <w:lang w:val="ca-ES"/>
        </w:rPr>
      </w:pPr>
    </w:p>
    <w:p w:rsidR="00381C36" w:rsidRPr="00381C36" w:rsidRDefault="00381C36" w:rsidP="00381C36">
      <w:pPr>
        <w:pStyle w:val="Ttulo1"/>
        <w:rPr>
          <w:lang w:val="ca-ES"/>
        </w:rPr>
      </w:pPr>
      <w:r w:rsidRPr="00381C36">
        <w:rPr>
          <w:lang w:val="ca-ES"/>
        </w:rPr>
        <w:br w:type="page"/>
      </w:r>
      <w:bookmarkStart w:id="244" w:name="_Toc263771988"/>
      <w:r w:rsidRPr="00381C36">
        <w:rPr>
          <w:lang w:val="ca-ES"/>
        </w:rPr>
        <w:lastRenderedPageBreak/>
        <w:t>C</w:t>
      </w:r>
      <w:bookmarkStart w:id="245" w:name="cerca-a-una-pacs"/>
      <w:bookmarkEnd w:id="245"/>
      <w:r w:rsidRPr="00381C36">
        <w:rPr>
          <w:lang w:val="ca-ES"/>
        </w:rPr>
        <w:t>erca a un PACS</w:t>
      </w:r>
      <w:bookmarkEnd w:id="244"/>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 tal de cercar estudis a la base de dades local, s'hi pot accedir de dues formes diferents:</w:t>
      </w:r>
    </w:p>
    <w:p w:rsidR="00381C36" w:rsidRPr="00381C36" w:rsidRDefault="00381C36" w:rsidP="00381C36">
      <w:pPr>
        <w:rPr>
          <w:rFonts w:eastAsia="Times New Roman"/>
          <w:lang w:val="ca-ES"/>
        </w:rPr>
      </w:pPr>
      <w:r w:rsidRPr="00381C36">
        <w:rPr>
          <w:rFonts w:eastAsia="Times New Roman"/>
          <w:lang w:val="ca-ES"/>
        </w:rPr>
        <w:tab/>
      </w:r>
    </w:p>
    <w:p w:rsidR="00381C36" w:rsidRPr="00381C36" w:rsidRDefault="00381C36" w:rsidP="00381C36">
      <w:pPr>
        <w:rPr>
          <w:rFonts w:eastAsia="Times New Roman"/>
          <w:lang w:val="ca-ES"/>
        </w:rPr>
      </w:pPr>
      <w:r w:rsidRPr="00381C36">
        <w:rPr>
          <w:rFonts w:eastAsia="Times New Roman"/>
          <w:lang w:val="ca-ES"/>
        </w:rPr>
        <w:tab/>
        <w:t xml:space="preserve">- Des del menú </w:t>
      </w:r>
      <w:r w:rsidRPr="00381C36">
        <w:rPr>
          <w:rFonts w:eastAsia="Times New Roman"/>
          <w:b/>
          <w:lang w:val="ca-ES"/>
        </w:rPr>
        <w:t>Fitxer&gt;PACS</w:t>
      </w:r>
    </w:p>
    <w:p w:rsidR="00381C36" w:rsidRPr="00381C36" w:rsidRDefault="00381C36" w:rsidP="00381C36">
      <w:pPr>
        <w:rPr>
          <w:rFonts w:eastAsia="Times New Roman"/>
          <w:lang w:val="ca-ES"/>
        </w:rPr>
      </w:pPr>
      <w:r w:rsidRPr="00381C36">
        <w:rPr>
          <w:rFonts w:eastAsia="Times New Roman"/>
          <w:lang w:val="ca-ES"/>
        </w:rPr>
        <w:tab/>
        <w:t xml:space="preserve">- Prement les tecles d'accés ràpid </w:t>
      </w:r>
      <w:r w:rsidRPr="00381C36">
        <w:rPr>
          <w:rFonts w:eastAsia="Times New Roman"/>
          <w:b/>
          <w:lang w:val="ca-ES"/>
        </w:rPr>
        <w:t>Ctrl+</w:t>
      </w:r>
      <w:r w:rsidR="00FA588C">
        <w:rPr>
          <w:rFonts w:eastAsia="Times New Roman"/>
          <w:b/>
          <w:lang w:val="ca-ES"/>
        </w:rPr>
        <w:t>P</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I apareix un diàleg com el que es mostra a continuació:</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629150" cy="4781550"/>
            <wp:effectExtent l="1905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39" cstate="print"/>
                    <a:srcRect/>
                    <a:stretch>
                      <a:fillRect/>
                    </a:stretch>
                  </pic:blipFill>
                  <pic:spPr bwMode="auto">
                    <a:xfrm>
                      <a:off x="0" y="0"/>
                      <a:ext cx="4629150" cy="47815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Des de la pestanya Servidor PACS, es poden buscar els estudis de pacients que hi </w:t>
      </w:r>
      <w:r w:rsidRPr="00381C36">
        <w:rPr>
          <w:rFonts w:eastAsia="Times New Roman"/>
          <w:lang w:val="ca-ES"/>
        </w:rPr>
        <w:lastRenderedPageBreak/>
        <w:t>hagi guardats a la llista de PACS configurats.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Per configurar nous PACS, veure apartat </w:t>
      </w:r>
      <w:hyperlink w:anchor="pacs" w:history="1">
        <w:r w:rsidRPr="00381C36">
          <w:rPr>
            <w:rFonts w:eastAsia="Times New Roman"/>
            <w:color w:val="0000FF"/>
            <w:u w:val="single"/>
            <w:lang w:val="ca-ES"/>
          </w:rPr>
          <w:t>PACS.</w:t>
        </w:r>
      </w:hyperlink>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Per defecte les cerques es realitzen als PACS que al configurar-los s'ha marcat amb l'opció </w:t>
      </w:r>
      <w:r w:rsidRPr="00381C36">
        <w:rPr>
          <w:rFonts w:eastAsia="Times New Roman"/>
          <w:b/>
          <w:lang w:val="ca-ES"/>
        </w:rPr>
        <w:t>Cercar per defecte.</w:t>
      </w:r>
      <w:r w:rsidRPr="00381C36">
        <w:rPr>
          <w:rFonts w:eastAsia="Times New Roman"/>
          <w:lang w:val="ca-ES"/>
        </w:rPr>
        <w:t xml:space="preserve"> Per tal de visualitzar a quins </w:t>
      </w:r>
      <w:r w:rsidRPr="00381C36">
        <w:rPr>
          <w:rFonts w:eastAsia="Times New Roman"/>
          <w:b/>
          <w:lang w:val="ca-ES"/>
        </w:rPr>
        <w:t>PACS</w:t>
      </w:r>
      <w:r w:rsidRPr="00381C36">
        <w:rPr>
          <w:rFonts w:eastAsia="Times New Roman"/>
          <w:lang w:val="ca-ES"/>
        </w:rPr>
        <w:t xml:space="preserve"> es cerca per defecte,</w:t>
      </w:r>
      <w:r w:rsidRPr="00381C36">
        <w:rPr>
          <w:rFonts w:eastAsia="Times New Roman"/>
          <w:b/>
          <w:lang w:val="ca-ES"/>
        </w:rPr>
        <w:t xml:space="preserve"> </w:t>
      </w:r>
      <w:r w:rsidRPr="00381C36">
        <w:rPr>
          <w:rFonts w:eastAsia="Times New Roman"/>
          <w:lang w:val="ca-ES"/>
        </w:rPr>
        <w:t xml:space="preserve">escollir l'opció  </w:t>
      </w:r>
      <w:r w:rsidRPr="00381C36">
        <w:rPr>
          <w:noProof/>
          <w:lang w:val="es-ES"/>
        </w:rPr>
        <w:drawing>
          <wp:inline distT="0" distB="0" distL="0" distR="0">
            <wp:extent cx="276225" cy="276225"/>
            <wp:effectExtent l="19050" t="0" r="9525"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40" cstate="print"/>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Nodes PACS</w:t>
      </w:r>
      <w:r w:rsidRPr="00381C36">
        <w:rPr>
          <w:rFonts w:eastAsia="Times New Roman"/>
          <w:lang w:val="ca-ES"/>
        </w:rPr>
        <w:t>, i apareix la llista de PACS activats al costat superior dret de la finestra. Els PACS que hi ha de color blau són els que estan activats, i que, per tant, són a on es buscaran els estudis.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 realitzar la cerca es poden introduir diferents filtres com ara: nom del pacient, ID del pacient, data de l'estudi, o data d'inici i fi, modalitats de les series...</w:t>
      </w:r>
    </w:p>
    <w:p w:rsidR="00381C36" w:rsidRPr="00381C36" w:rsidRDefault="00381C36" w:rsidP="00381C36">
      <w:pPr>
        <w:rPr>
          <w:rFonts w:eastAsia="Times New Roman"/>
          <w:lang w:val="ca-ES"/>
        </w:rPr>
      </w:pPr>
      <w:r w:rsidRPr="00381C36">
        <w:rPr>
          <w:rFonts w:eastAsia="Times New Roman"/>
          <w:lang w:val="ca-ES"/>
        </w:rPr>
        <w:t xml:space="preserve">Seleccionant l'opció </w:t>
      </w:r>
      <w:r w:rsidRPr="00381C36">
        <w:rPr>
          <w:noProof/>
          <w:lang w:val="es-ES"/>
        </w:rPr>
        <w:drawing>
          <wp:inline distT="0" distB="0" distL="0" distR="0">
            <wp:extent cx="190500" cy="171450"/>
            <wp:effectExtent l="1905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1" cstate="print"/>
                    <a:srcRect/>
                    <a:stretch>
                      <a:fillRect/>
                    </a:stretch>
                  </pic:blipFill>
                  <pic:spPr bwMode="auto">
                    <a:xfrm>
                      <a:off x="0" y="0"/>
                      <a:ext cx="190500" cy="171450"/>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Cerca avançada</w:t>
      </w:r>
      <w:r w:rsidRPr="00381C36">
        <w:rPr>
          <w:rFonts w:eastAsia="Times New Roman"/>
          <w:lang w:val="ca-ES"/>
        </w:rPr>
        <w:t xml:space="preserve"> permet introduir altres criteris com ara: hora de l'estudi, UID de l'estudi, modalitat de l'estudi, UID sèrie, SOP Instance UID...</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Un cop introduïts els paràmetres, seleccionem l'opció de </w:t>
      </w:r>
      <w:r w:rsidRPr="00381C36">
        <w:rPr>
          <w:noProof/>
          <w:lang w:val="es-ES"/>
        </w:rPr>
        <w:drawing>
          <wp:inline distT="0" distB="0" distL="0" distR="0">
            <wp:extent cx="266700" cy="247650"/>
            <wp:effectExtent l="1905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42" cstate="print"/>
                    <a:srcRect/>
                    <a:stretch>
                      <a:fillRect/>
                    </a:stretch>
                  </pic:blipFill>
                  <pic:spPr bwMode="auto">
                    <a:xfrm>
                      <a:off x="0" y="0"/>
                      <a:ext cx="266700" cy="247650"/>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Cercar</w:t>
      </w:r>
      <w:r w:rsidRPr="00381C36">
        <w:rPr>
          <w:rFonts w:eastAsia="Times New Roman"/>
          <w:lang w:val="ca-ES"/>
        </w:rPr>
        <w:t>, i apareixen tots els resultats que coincideixen amb les opcions escollides.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Si durant una cerca es desitja cancel·lar-la, es pot realitzar amb el botó  </w:t>
      </w:r>
      <w:r w:rsidRPr="00381C36">
        <w:rPr>
          <w:noProof/>
          <w:lang w:val="es-ES"/>
        </w:rPr>
        <w:drawing>
          <wp:inline distT="0" distB="0" distL="0" distR="0">
            <wp:extent cx="152400" cy="152400"/>
            <wp:effectExtent l="1905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381C36">
        <w:rPr>
          <w:rFonts w:eastAsia="Times New Roman"/>
          <w:b/>
          <w:lang w:val="ca-ES"/>
        </w:rPr>
        <w:t>Cancel·lar cerca</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Un cop realitzada la cerca, es poden realitzar diferents accions: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ab/>
        <w:t xml:space="preserve">- </w:t>
      </w:r>
      <w:r w:rsidRPr="00381C36">
        <w:rPr>
          <w:b/>
          <w:noProof/>
          <w:lang w:val="es-ES"/>
        </w:rPr>
        <w:drawing>
          <wp:inline distT="0" distB="0" distL="0" distR="0">
            <wp:extent cx="219075" cy="219075"/>
            <wp:effectExtent l="19050" t="0" r="9525"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6"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r w:rsidRPr="00381C36">
        <w:rPr>
          <w:rFonts w:eastAsia="Times New Roman"/>
          <w:b/>
          <w:lang w:val="ca-ES"/>
        </w:rPr>
        <w:t xml:space="preserve"> Descarregar &amp; Visualitzar</w:t>
      </w:r>
      <w:r w:rsidRPr="00381C36">
        <w:rPr>
          <w:rFonts w:eastAsia="Times New Roman"/>
          <w:lang w:val="ca-ES"/>
        </w:rPr>
        <w:t>: Descarrega l'estudi en local i el visualitza automàticament una vegada descarregat. També es pot fer directament amb el botó dret del ratolí (</w:t>
      </w:r>
      <w:r w:rsidRPr="00381C36">
        <w:rPr>
          <w:noProof/>
          <w:lang w:val="es-ES"/>
        </w:rPr>
        <w:drawing>
          <wp:inline distT="0" distB="0" distL="0" distR="0">
            <wp:extent cx="180975" cy="257175"/>
            <wp:effectExtent l="19050" t="0" r="9525"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38" cstate="print"/>
                    <a:srcRect/>
                    <a:stretch>
                      <a:fillRect/>
                    </a:stretch>
                  </pic:blipFill>
                  <pic:spPr bwMode="auto">
                    <a:xfrm>
                      <a:off x="0" y="0"/>
                      <a:ext cx="180975" cy="257175"/>
                    </a:xfrm>
                    <a:prstGeom prst="rect">
                      <a:avLst/>
                    </a:prstGeom>
                    <a:noFill/>
                    <a:ln w="9525">
                      <a:noFill/>
                      <a:miter lim="800000"/>
                      <a:headEnd/>
                      <a:tailEnd/>
                    </a:ln>
                  </pic:spPr>
                </pic:pic>
              </a:graphicData>
            </a:graphic>
          </wp:inline>
        </w:drawing>
      </w:r>
      <w:r w:rsidRPr="00381C36">
        <w:rPr>
          <w:rFonts w:eastAsia="Times New Roman"/>
          <w:lang w:val="ca-ES"/>
        </w:rPr>
        <w:t xml:space="preserve">) sobre l'estudi que es vol visualitzar i seleccionar l'opció de </w:t>
      </w:r>
      <w:r w:rsidRPr="00381C36">
        <w:rPr>
          <w:rFonts w:eastAsia="Times New Roman"/>
          <w:b/>
          <w:lang w:val="ca-ES"/>
        </w:rPr>
        <w:t>Descarregar &amp; Visualitzar</w:t>
      </w:r>
      <w:r w:rsidRPr="00381C36">
        <w:rPr>
          <w:rFonts w:eastAsia="Times New Roman"/>
          <w:lang w:val="ca-ES"/>
        </w:rPr>
        <w:t xml:space="preserve">, o bé amb les tecles </w:t>
      </w:r>
      <w:r w:rsidRPr="00381C36">
        <w:rPr>
          <w:rFonts w:eastAsia="Times New Roman"/>
          <w:b/>
          <w:lang w:val="ca-ES"/>
        </w:rPr>
        <w:t>Ctrl+</w:t>
      </w:r>
      <w:r w:rsidR="00FA588C">
        <w:rPr>
          <w:rFonts w:eastAsia="Times New Roman"/>
          <w:b/>
          <w:lang w:val="ca-ES"/>
        </w:rPr>
        <w:t>V</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noProof/>
          <w:lang w:val="es-ES"/>
        </w:rPr>
        <w:drawing>
          <wp:inline distT="0" distB="0" distL="0" distR="0">
            <wp:extent cx="333375" cy="304800"/>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43" cstate="print"/>
                    <a:srcRect/>
                    <a:stretch>
                      <a:fillRect/>
                    </a:stretch>
                  </pic:blipFill>
                  <pic:spPr bwMode="auto">
                    <a:xfrm>
                      <a:off x="0" y="0"/>
                      <a:ext cx="333375" cy="304800"/>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Descarregar:</w:t>
      </w:r>
      <w:r w:rsidRPr="00381C36">
        <w:rPr>
          <w:rFonts w:eastAsia="Times New Roman"/>
          <w:lang w:val="ca-ES"/>
        </w:rPr>
        <w:t xml:space="preserve"> Descarrega l'estudi seleccionat i el guarda en local. També es pot fer directament amb el botó dret del ratolí (</w:t>
      </w:r>
      <w:r w:rsidRPr="00381C36">
        <w:rPr>
          <w:noProof/>
          <w:lang w:val="es-ES"/>
        </w:rPr>
        <w:drawing>
          <wp:inline distT="0" distB="0" distL="0" distR="0">
            <wp:extent cx="180975" cy="257175"/>
            <wp:effectExtent l="19050" t="0" r="952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8" cstate="print"/>
                    <a:srcRect/>
                    <a:stretch>
                      <a:fillRect/>
                    </a:stretch>
                  </pic:blipFill>
                  <pic:spPr bwMode="auto">
                    <a:xfrm>
                      <a:off x="0" y="0"/>
                      <a:ext cx="180975" cy="257175"/>
                    </a:xfrm>
                    <a:prstGeom prst="rect">
                      <a:avLst/>
                    </a:prstGeom>
                    <a:noFill/>
                    <a:ln w="9525">
                      <a:noFill/>
                      <a:miter lim="800000"/>
                      <a:headEnd/>
                      <a:tailEnd/>
                    </a:ln>
                  </pic:spPr>
                </pic:pic>
              </a:graphicData>
            </a:graphic>
          </wp:inline>
        </w:drawing>
      </w:r>
      <w:r w:rsidRPr="00381C36">
        <w:rPr>
          <w:rFonts w:eastAsia="Times New Roman"/>
          <w:lang w:val="ca-ES"/>
        </w:rPr>
        <w:t xml:space="preserve">) sobre l'estudi que es vol visualitzar, i seleccionar l'opció de </w:t>
      </w:r>
      <w:r w:rsidRPr="00381C36">
        <w:rPr>
          <w:rFonts w:eastAsia="Times New Roman"/>
          <w:b/>
          <w:lang w:val="ca-ES"/>
        </w:rPr>
        <w:t>Descarregar</w:t>
      </w:r>
      <w:r w:rsidRPr="00381C36">
        <w:rPr>
          <w:rFonts w:eastAsia="Times New Roman"/>
          <w:lang w:val="ca-ES"/>
        </w:rPr>
        <w:t xml:space="preserve">, o bé amb les tecles </w:t>
      </w:r>
      <w:r w:rsidRPr="00381C36">
        <w:rPr>
          <w:rFonts w:eastAsia="Times New Roman"/>
          <w:b/>
          <w:lang w:val="ca-ES"/>
        </w:rPr>
        <w:t>Ctrl+</w:t>
      </w:r>
      <w:r w:rsidR="00FA588C">
        <w:rPr>
          <w:rFonts w:eastAsia="Times New Roman"/>
          <w:b/>
          <w:lang w:val="ca-ES"/>
        </w:rPr>
        <w:t>R</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També es pot veure l'estat de descàrrega dels diferents estudis sol·licitats, seleccionant l'opció </w:t>
      </w:r>
      <w:r w:rsidRPr="00381C36">
        <w:rPr>
          <w:noProof/>
          <w:lang w:val="es-ES"/>
        </w:rPr>
        <w:drawing>
          <wp:inline distT="0" distB="0" distL="0" distR="0">
            <wp:extent cx="257175" cy="238125"/>
            <wp:effectExtent l="19050" t="0" r="9525"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4" cstate="print"/>
                    <a:srcRect/>
                    <a:stretch>
                      <a:fillRect/>
                    </a:stretch>
                  </pic:blipFill>
                  <pic:spPr bwMode="auto">
                    <a:xfrm>
                      <a:off x="0" y="0"/>
                      <a:ext cx="257175" cy="238125"/>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Llista de peticions</w:t>
      </w:r>
      <w:r w:rsidRPr="00381C36">
        <w:rPr>
          <w:rFonts w:eastAsia="Times New Roman"/>
          <w:lang w:val="ca-ES"/>
        </w:rPr>
        <w:t>.</w:t>
      </w:r>
    </w:p>
    <w:p w:rsidR="00381C36" w:rsidRPr="00381C36" w:rsidRDefault="00381C36" w:rsidP="00381C36">
      <w:pPr>
        <w:rPr>
          <w:rFonts w:eastAsia="Times New Roman"/>
          <w:color w:val="C0C0C0"/>
          <w:lang w:val="ca-ES"/>
        </w:rPr>
      </w:pPr>
    </w:p>
    <w:p w:rsidR="00381C36" w:rsidRPr="00381C36" w:rsidRDefault="00381C36" w:rsidP="00381C36">
      <w:pPr>
        <w:pStyle w:val="Ttulo1"/>
        <w:rPr>
          <w:lang w:val="ca-ES"/>
        </w:rPr>
      </w:pPr>
      <w:bookmarkStart w:id="246" w:name="_Toc263771989"/>
      <w:r w:rsidRPr="00381C36">
        <w:rPr>
          <w:lang w:val="ca-ES"/>
        </w:rPr>
        <w:lastRenderedPageBreak/>
        <w:t>O</w:t>
      </w:r>
      <w:bookmarkStart w:id="247" w:name="obrir-dicomdir"/>
      <w:bookmarkEnd w:id="247"/>
      <w:r w:rsidRPr="00381C36">
        <w:rPr>
          <w:lang w:val="ca-ES"/>
        </w:rPr>
        <w:t>brir DICOMDIR</w:t>
      </w:r>
      <w:bookmarkEnd w:id="246"/>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 tal de cercar estudis des d'un CD/DVD, USB, disc dur, tenim la funcionalitat d'importar des de DICOMDIR.</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S'hi pot accedir de dues formes diferents:</w:t>
      </w:r>
    </w:p>
    <w:p w:rsidR="00381C36" w:rsidRPr="00381C36" w:rsidRDefault="00381C36" w:rsidP="00381C36">
      <w:pPr>
        <w:rPr>
          <w:rFonts w:eastAsia="Times New Roman"/>
          <w:lang w:val="ca-ES"/>
        </w:rPr>
      </w:pPr>
      <w:r w:rsidRPr="00381C36">
        <w:rPr>
          <w:rFonts w:eastAsia="Times New Roman"/>
          <w:lang w:val="ca-ES"/>
        </w:rPr>
        <w:tab/>
      </w:r>
    </w:p>
    <w:p w:rsidR="00381C36" w:rsidRPr="00381C36" w:rsidRDefault="00381C36" w:rsidP="00381C36">
      <w:pPr>
        <w:rPr>
          <w:rFonts w:eastAsia="Times New Roman"/>
          <w:lang w:val="ca-ES"/>
        </w:rPr>
      </w:pPr>
      <w:r w:rsidRPr="00381C36">
        <w:rPr>
          <w:rFonts w:eastAsia="Times New Roman"/>
          <w:lang w:val="ca-ES"/>
        </w:rPr>
        <w:tab/>
        <w:t xml:space="preserve">- Des del menú </w:t>
      </w:r>
      <w:r w:rsidRPr="00381C36">
        <w:rPr>
          <w:rFonts w:eastAsia="Times New Roman"/>
          <w:b/>
          <w:lang w:val="ca-ES"/>
        </w:rPr>
        <w:t>Fitxer&gt;Obrir DICOMDIR</w:t>
      </w:r>
    </w:p>
    <w:p w:rsidR="00381C36" w:rsidRPr="00381C36" w:rsidRDefault="00381C36" w:rsidP="00381C36">
      <w:pPr>
        <w:rPr>
          <w:rFonts w:eastAsia="Times New Roman"/>
          <w:b/>
          <w:lang w:val="ca-ES"/>
        </w:rPr>
      </w:pPr>
      <w:r w:rsidRPr="00381C36">
        <w:rPr>
          <w:rFonts w:eastAsia="Times New Roman"/>
          <w:lang w:val="ca-ES"/>
        </w:rPr>
        <w:tab/>
        <w:t xml:space="preserve">- Prement les tecles d'accés ràpid </w:t>
      </w:r>
      <w:r w:rsidRPr="00381C36">
        <w:rPr>
          <w:rFonts w:eastAsia="Times New Roman"/>
          <w:b/>
          <w:lang w:val="ca-ES"/>
        </w:rPr>
        <w:t>Ctrl+</w:t>
      </w:r>
      <w:r w:rsidR="00FA588C">
        <w:rPr>
          <w:rFonts w:eastAsia="Times New Roman"/>
          <w:b/>
          <w:lang w:val="ca-ES"/>
        </w:rPr>
        <w:t>D</w:t>
      </w: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Es mostra un diàleg que permet buscar el fitxer DICOMDIR a qualsevol directori. Un cop obert el DICOMDIR, es mostra la pestanya de DICOMDIR, amb tots els estudis que aquest conté, com el que es mostra a continuació:</w:t>
      </w: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438650" cy="4591050"/>
            <wp:effectExtent l="1905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45" cstate="print"/>
                    <a:srcRect/>
                    <a:stretch>
                      <a:fillRect/>
                    </a:stretch>
                  </pic:blipFill>
                  <pic:spPr bwMode="auto">
                    <a:xfrm>
                      <a:off x="0" y="0"/>
                      <a:ext cx="4438650" cy="4591050"/>
                    </a:xfrm>
                    <a:prstGeom prst="rect">
                      <a:avLst/>
                    </a:prstGeom>
                    <a:noFill/>
                    <a:ln w="9525">
                      <a:noFill/>
                      <a:miter lim="800000"/>
                      <a:headEnd/>
                      <a:tailEnd/>
                    </a:ln>
                  </pic:spPr>
                </pic:pic>
              </a:graphicData>
            </a:graphic>
          </wp:inline>
        </w:drawing>
      </w: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Es pot realitzar diferents accions amb els elements de la llista:</w:t>
      </w:r>
    </w:p>
    <w:p w:rsidR="00381C36" w:rsidRPr="00381C36" w:rsidRDefault="00381C36" w:rsidP="00381C36">
      <w:pPr>
        <w:keepNext/>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ab/>
        <w:t xml:space="preserve">- </w:t>
      </w:r>
      <w:r w:rsidRPr="00381C36">
        <w:rPr>
          <w:b/>
          <w:noProof/>
          <w:lang w:val="es-ES"/>
        </w:rPr>
        <w:drawing>
          <wp:inline distT="0" distB="0" distL="0" distR="0">
            <wp:extent cx="219075" cy="219075"/>
            <wp:effectExtent l="19050" t="0" r="9525"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6"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r w:rsidRPr="00381C36">
        <w:rPr>
          <w:rFonts w:eastAsia="Times New Roman"/>
          <w:b/>
          <w:lang w:val="ca-ES"/>
        </w:rPr>
        <w:t xml:space="preserve"> Visualitzar</w:t>
      </w:r>
      <w:r w:rsidRPr="00381C36">
        <w:rPr>
          <w:rFonts w:eastAsia="Times New Roman"/>
          <w:lang w:val="ca-ES"/>
        </w:rPr>
        <w:t>:  Visualitza l'estudi seleccionat. També es pot fer directament amb el botó dret del ratolí (</w:t>
      </w:r>
      <w:r w:rsidRPr="00381C36">
        <w:rPr>
          <w:noProof/>
          <w:lang w:val="es-ES"/>
        </w:rPr>
        <w:drawing>
          <wp:inline distT="0" distB="0" distL="0" distR="0">
            <wp:extent cx="180975" cy="257175"/>
            <wp:effectExtent l="19050" t="0" r="9525"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38" cstate="print"/>
                    <a:srcRect/>
                    <a:stretch>
                      <a:fillRect/>
                    </a:stretch>
                  </pic:blipFill>
                  <pic:spPr bwMode="auto">
                    <a:xfrm>
                      <a:off x="0" y="0"/>
                      <a:ext cx="180975" cy="257175"/>
                    </a:xfrm>
                    <a:prstGeom prst="rect">
                      <a:avLst/>
                    </a:prstGeom>
                    <a:noFill/>
                    <a:ln w="9525">
                      <a:noFill/>
                      <a:miter lim="800000"/>
                      <a:headEnd/>
                      <a:tailEnd/>
                    </a:ln>
                  </pic:spPr>
                </pic:pic>
              </a:graphicData>
            </a:graphic>
          </wp:inline>
        </w:drawing>
      </w:r>
      <w:r w:rsidRPr="00381C36">
        <w:rPr>
          <w:rFonts w:eastAsia="Times New Roman"/>
          <w:lang w:val="ca-ES"/>
        </w:rPr>
        <w:t xml:space="preserve">) sobre l'estudi que es vol visualitzar i seleccionar l'opció de </w:t>
      </w:r>
      <w:r w:rsidRPr="00381C36">
        <w:rPr>
          <w:rFonts w:eastAsia="Times New Roman"/>
          <w:b/>
          <w:lang w:val="ca-ES"/>
        </w:rPr>
        <w:t>Visualitzar</w:t>
      </w:r>
      <w:r w:rsidRPr="00381C36">
        <w:rPr>
          <w:rFonts w:eastAsia="Times New Roman"/>
          <w:lang w:val="ca-ES"/>
        </w:rPr>
        <w:t>, o bé amb les tecles</w:t>
      </w:r>
      <w:r w:rsidRPr="00381C36">
        <w:rPr>
          <w:rFonts w:eastAsia="Times New Roman"/>
          <w:b/>
          <w:lang w:val="ca-ES"/>
        </w:rPr>
        <w:t xml:space="preserve"> Ctrl+</w:t>
      </w:r>
      <w:r w:rsidR="00FA588C">
        <w:rPr>
          <w:rFonts w:eastAsia="Times New Roman"/>
          <w:b/>
          <w:lang w:val="ca-ES"/>
        </w:rPr>
        <w:t>V</w:t>
      </w:r>
      <w:r w:rsidRPr="00381C36">
        <w:rPr>
          <w:rFonts w:eastAsia="Times New Roman"/>
          <w:lang w:val="ca-ES"/>
        </w:rPr>
        <w:t>.</w:t>
      </w:r>
    </w:p>
    <w:p w:rsidR="00381C36" w:rsidRPr="00381C36" w:rsidRDefault="00381C36" w:rsidP="00381C36">
      <w:pPr>
        <w:keepNext/>
        <w:rPr>
          <w:rFonts w:eastAsia="Times New Roman"/>
          <w:lang w:val="ca-ES"/>
        </w:rPr>
      </w:pPr>
      <w:r w:rsidRPr="00381C36">
        <w:rPr>
          <w:rFonts w:eastAsia="Times New Roman"/>
          <w:lang w:val="ca-ES"/>
        </w:rPr>
        <w:tab/>
        <w:t xml:space="preserve">- </w:t>
      </w:r>
      <w:r w:rsidRPr="00381C36">
        <w:rPr>
          <w:noProof/>
          <w:lang w:val="es-ES"/>
        </w:rPr>
        <w:drawing>
          <wp:inline distT="0" distB="0" distL="0" distR="0">
            <wp:extent cx="333375" cy="30480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43" cstate="print"/>
                    <a:srcRect/>
                    <a:stretch>
                      <a:fillRect/>
                    </a:stretch>
                  </pic:blipFill>
                  <pic:spPr bwMode="auto">
                    <a:xfrm>
                      <a:off x="0" y="0"/>
                      <a:ext cx="333375" cy="304800"/>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Importar:</w:t>
      </w:r>
      <w:r w:rsidRPr="00381C36">
        <w:rPr>
          <w:rFonts w:eastAsia="Times New Roman"/>
          <w:lang w:val="ca-ES"/>
        </w:rPr>
        <w:t xml:space="preserve"> Importa l'estudi seleccionat guardant-lo a en local. També es pot fer directament amb el botó dret del ratolí (</w:t>
      </w:r>
      <w:r w:rsidRPr="00381C36">
        <w:rPr>
          <w:noProof/>
          <w:lang w:val="es-ES"/>
        </w:rPr>
        <w:drawing>
          <wp:inline distT="0" distB="0" distL="0" distR="0">
            <wp:extent cx="180975" cy="257175"/>
            <wp:effectExtent l="19050" t="0" r="9525"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38" cstate="print"/>
                    <a:srcRect/>
                    <a:stretch>
                      <a:fillRect/>
                    </a:stretch>
                  </pic:blipFill>
                  <pic:spPr bwMode="auto">
                    <a:xfrm>
                      <a:off x="0" y="0"/>
                      <a:ext cx="180975" cy="257175"/>
                    </a:xfrm>
                    <a:prstGeom prst="rect">
                      <a:avLst/>
                    </a:prstGeom>
                    <a:noFill/>
                    <a:ln w="9525">
                      <a:noFill/>
                      <a:miter lim="800000"/>
                      <a:headEnd/>
                      <a:tailEnd/>
                    </a:ln>
                  </pic:spPr>
                </pic:pic>
              </a:graphicData>
            </a:graphic>
          </wp:inline>
        </w:drawing>
      </w:r>
      <w:r w:rsidRPr="00381C36">
        <w:rPr>
          <w:rFonts w:eastAsia="Times New Roman"/>
          <w:lang w:val="ca-ES"/>
        </w:rPr>
        <w:t xml:space="preserve">) sobre l'estudi que es vol importar, i seleccionar l'opció de </w:t>
      </w:r>
      <w:r w:rsidRPr="00381C36">
        <w:rPr>
          <w:rFonts w:eastAsia="Times New Roman"/>
          <w:b/>
          <w:lang w:val="ca-ES"/>
        </w:rPr>
        <w:t>Importar</w:t>
      </w:r>
      <w:r w:rsidRPr="00381C36">
        <w:rPr>
          <w:rFonts w:eastAsia="Times New Roman"/>
          <w:lang w:val="ca-ES"/>
        </w:rPr>
        <w:t xml:space="preserve">, o bé amb les tecles </w:t>
      </w:r>
      <w:r w:rsidR="00FA588C">
        <w:rPr>
          <w:rFonts w:eastAsia="Times New Roman"/>
          <w:b/>
          <w:lang w:val="ca-ES"/>
        </w:rPr>
        <w:t>Ctrl+R</w:t>
      </w:r>
      <w:r w:rsidRPr="00381C36">
        <w:rPr>
          <w:rFonts w:eastAsia="Times New Roman"/>
          <w:b/>
          <w:lang w:val="ca-ES"/>
        </w:rPr>
        <w:t>.</w:t>
      </w:r>
    </w:p>
    <w:p w:rsidR="00381C36" w:rsidRPr="00381C36" w:rsidRDefault="00381C36" w:rsidP="00381C36">
      <w:pPr>
        <w:rPr>
          <w:rFonts w:eastAsia="Times New Roman"/>
          <w:lang w:val="ca-ES"/>
        </w:rPr>
      </w:pPr>
    </w:p>
    <w:p w:rsidR="00381C36" w:rsidRPr="00381C36" w:rsidRDefault="00381C36" w:rsidP="00381C36">
      <w:pPr>
        <w:pStyle w:val="Ttulo1"/>
        <w:rPr>
          <w:lang w:val="ca-ES"/>
        </w:rPr>
      </w:pPr>
      <w:r w:rsidRPr="00381C36">
        <w:rPr>
          <w:lang w:val="ca-ES"/>
        </w:rPr>
        <w:br w:type="page"/>
      </w:r>
      <w:bookmarkStart w:id="248" w:name="_Toc263771990"/>
      <w:r w:rsidRPr="00381C36">
        <w:rPr>
          <w:lang w:val="ca-ES"/>
        </w:rPr>
        <w:lastRenderedPageBreak/>
        <w:t>A</w:t>
      </w:r>
      <w:bookmarkStart w:id="249" w:name="accés-des-del-ris"/>
      <w:bookmarkEnd w:id="249"/>
      <w:r w:rsidRPr="00381C36">
        <w:rPr>
          <w:lang w:val="ca-ES"/>
        </w:rPr>
        <w:t>ccés des del RIS</w:t>
      </w:r>
      <w:bookmarkEnd w:id="248"/>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Starviewer permet integrar-lo amb un RIS, per tal que des del RIS, es pugui escollir l'estudi a visualitzar, sense la necessitat de fer la cerca manualment.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 fer-ho, seleccionar el botó de l'estudi des del RIS.</w:t>
      </w:r>
    </w:p>
    <w:p w:rsidR="00381C36" w:rsidRPr="00381C36" w:rsidRDefault="00381C36" w:rsidP="00381C36">
      <w:pPr>
        <w:pStyle w:val="Ttulo1"/>
        <w:rPr>
          <w:lang w:val="ca-ES"/>
        </w:rPr>
      </w:pPr>
      <w:r w:rsidRPr="00381C36">
        <w:rPr>
          <w:lang w:val="ca-ES"/>
        </w:rPr>
        <w:br w:type="page"/>
      </w:r>
      <w:bookmarkStart w:id="250" w:name="_Toc263771991"/>
      <w:r w:rsidRPr="00381C36">
        <w:rPr>
          <w:lang w:val="ca-ES"/>
        </w:rPr>
        <w:lastRenderedPageBreak/>
        <w:t>E</w:t>
      </w:r>
      <w:bookmarkStart w:id="251" w:name="exportació-de-les-dades-en-format-dicom"/>
      <w:bookmarkEnd w:id="251"/>
      <w:r w:rsidRPr="00381C36">
        <w:rPr>
          <w:lang w:val="ca-ES"/>
        </w:rPr>
        <w:t>xportació de les dades en format DICOM</w:t>
      </w:r>
      <w:bookmarkEnd w:id="250"/>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Seguir els passos de l'apartat </w:t>
      </w:r>
      <w:r w:rsidR="001A54F1">
        <w:fldChar w:fldCharType="begin"/>
      </w:r>
      <w:r w:rsidR="001A54F1" w:rsidRPr="001A54F1">
        <w:rPr>
          <w:lang w:val="es-ES"/>
          <w:rPrChange w:id="252" w:author="Ester" w:date="2010-06-09T13:57:00Z">
            <w:rPr/>
          </w:rPrChange>
        </w:rPr>
        <w:instrText>HYPERLINK \l "base-de-dades-local"</w:instrText>
      </w:r>
      <w:r w:rsidR="001A54F1">
        <w:fldChar w:fldCharType="separate"/>
      </w:r>
      <w:r w:rsidRPr="00381C36">
        <w:rPr>
          <w:rFonts w:eastAsia="Times New Roman"/>
          <w:color w:val="0000FF"/>
          <w:u w:val="single"/>
          <w:lang w:val="ca-ES"/>
        </w:rPr>
        <w:t>base de dades local</w:t>
      </w:r>
      <w:r w:rsidR="001A54F1">
        <w:fldChar w:fldCharType="end"/>
      </w:r>
      <w:r w:rsidRPr="00381C36">
        <w:rPr>
          <w:rFonts w:eastAsia="Times New Roman"/>
          <w:lang w:val="ca-ES"/>
        </w:rPr>
        <w:t>, per tal d'enviar tots els estudis i sèries i a la llista de DICOMDIR.</w:t>
      </w:r>
    </w:p>
    <w:p w:rsidR="00381C36" w:rsidRPr="00381C36" w:rsidRDefault="00381C36" w:rsidP="00381C36">
      <w:pPr>
        <w:rPr>
          <w:rFonts w:eastAsia="Times New Roman"/>
          <w:lang w:val="ca-ES"/>
        </w:rPr>
      </w:pPr>
      <w:r w:rsidRPr="00381C36">
        <w:rPr>
          <w:rFonts w:eastAsia="Times New Roman"/>
          <w:lang w:val="ca-ES"/>
        </w:rPr>
        <w:t xml:space="preserve">Un cop enviats, seleccionar l'opció </w:t>
      </w:r>
      <w:r w:rsidRPr="00381C36">
        <w:rPr>
          <w:rFonts w:ascii="Times New Roman" w:eastAsia="Times New Roman" w:hAnsi="Times New Roman"/>
          <w:noProof/>
          <w:lang w:val="es-ES"/>
        </w:rPr>
        <w:drawing>
          <wp:inline distT="0" distB="0" distL="0" distR="0">
            <wp:extent cx="257175" cy="257175"/>
            <wp:effectExtent l="0" t="0" r="9525"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46" cstate="print"/>
                    <a:srcRect/>
                    <a:stretch>
                      <a:fillRect/>
                    </a:stretch>
                  </pic:blipFill>
                  <pic:spPr bwMode="auto">
                    <a:xfrm>
                      <a:off x="0" y="0"/>
                      <a:ext cx="257175" cy="257175"/>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Crear DICOMDIR</w:t>
      </w:r>
      <w:r w:rsidRPr="00381C36">
        <w:rPr>
          <w:rFonts w:eastAsia="Times New Roman"/>
          <w:lang w:val="ca-ES"/>
        </w:rPr>
        <w:t>, i apareix la finestra següent: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9F49CF">
      <w:pPr>
        <w:jc w:val="center"/>
        <w:rPr>
          <w:rFonts w:eastAsia="Times New Roman"/>
          <w:lang w:val="ca-ES"/>
        </w:rPr>
      </w:pPr>
      <w:r w:rsidRPr="00381C36">
        <w:rPr>
          <w:rFonts w:ascii="Times New Roman" w:eastAsia="Times New Roman" w:hAnsi="Times New Roman"/>
          <w:noProof/>
          <w:lang w:val="es-ES"/>
        </w:rPr>
        <w:drawing>
          <wp:inline distT="0" distB="0" distL="0" distR="0">
            <wp:extent cx="4396196" cy="3743579"/>
            <wp:effectExtent l="19050" t="0" r="4354"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47" cstate="print"/>
                    <a:srcRect/>
                    <a:stretch>
                      <a:fillRect/>
                    </a:stretch>
                  </pic:blipFill>
                  <pic:spPr bwMode="auto">
                    <a:xfrm>
                      <a:off x="0" y="0"/>
                      <a:ext cx="4401700" cy="3748266"/>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Aquesta finestra ens permet seleccionar el dispositiu a on volem exportar els dades: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253" w:author="Ester" w:date="2010-06-09T13:57:00Z">
            <w:rPr/>
          </w:rPrChange>
        </w:rPr>
        <w:instrText>HYPERLINK \l "gravació-a-cddvd"</w:instrText>
      </w:r>
      <w:r w:rsidR="001A54F1">
        <w:fldChar w:fldCharType="separate"/>
      </w:r>
      <w:r w:rsidRPr="00381C36">
        <w:rPr>
          <w:rFonts w:eastAsia="Times New Roman"/>
          <w:color w:val="0000FF"/>
          <w:u w:val="single"/>
          <w:lang w:val="ca-ES"/>
        </w:rPr>
        <w:t>CD/DVD</w:t>
      </w:r>
      <w:r w:rsidR="001A54F1">
        <w:fldChar w:fldCharType="end"/>
      </w:r>
    </w:p>
    <w:p w:rsidR="00381C36" w:rsidRPr="00381C36" w:rsidRDefault="00381C36" w:rsidP="00381C36">
      <w:pPr>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254" w:author="Ester" w:date="2010-06-09T13:57:00Z">
            <w:rPr/>
          </w:rPrChange>
        </w:rPr>
        <w:instrText>HYPERLINK \l "gravació-a-usb"</w:instrText>
      </w:r>
      <w:r w:rsidR="001A54F1">
        <w:fldChar w:fldCharType="separate"/>
      </w:r>
      <w:r w:rsidRPr="00381C36">
        <w:rPr>
          <w:rFonts w:eastAsia="Times New Roman"/>
          <w:color w:val="0000FF"/>
          <w:u w:val="single"/>
          <w:lang w:val="ca-ES"/>
        </w:rPr>
        <w:t>USB</w:t>
      </w:r>
      <w:r w:rsidR="001A54F1">
        <w:fldChar w:fldCharType="end"/>
      </w:r>
    </w:p>
    <w:p w:rsidR="00381C36" w:rsidRPr="00381C36" w:rsidRDefault="00381C36" w:rsidP="00381C36">
      <w:pPr>
        <w:rPr>
          <w:rFonts w:eastAsia="Times New Roman"/>
          <w:lang w:val="ca-ES"/>
        </w:rPr>
      </w:pPr>
      <w:r w:rsidRPr="00381C36">
        <w:rPr>
          <w:rFonts w:eastAsia="Times New Roman"/>
          <w:lang w:val="ca-ES"/>
        </w:rPr>
        <w:t xml:space="preserve">- </w:t>
      </w:r>
      <w:r w:rsidR="001A54F1">
        <w:fldChar w:fldCharType="begin"/>
      </w:r>
      <w:r w:rsidR="001A54F1" w:rsidRPr="001A54F1">
        <w:rPr>
          <w:lang w:val="es-ES"/>
          <w:rPrChange w:id="255" w:author="Ester" w:date="2010-06-09T13:57:00Z">
            <w:rPr/>
          </w:rPrChange>
        </w:rPr>
        <w:instrText>HYPERLINK \l "gravació-a-disc"</w:instrText>
      </w:r>
      <w:r w:rsidR="001A54F1">
        <w:fldChar w:fldCharType="separate"/>
      </w:r>
      <w:r w:rsidRPr="00381C36">
        <w:rPr>
          <w:rFonts w:eastAsia="Times New Roman"/>
          <w:color w:val="0000FF"/>
          <w:u w:val="single"/>
          <w:lang w:val="ca-ES"/>
        </w:rPr>
        <w:t>Disc dur</w:t>
      </w:r>
      <w:r w:rsidR="001A54F1">
        <w:fldChar w:fldCharType="end"/>
      </w:r>
    </w:p>
    <w:p w:rsidR="00381C36" w:rsidRPr="00381C36" w:rsidRDefault="00381C36" w:rsidP="00381C36">
      <w:pPr>
        <w:rPr>
          <w:rFonts w:eastAsia="Times New Roman"/>
          <w:lang w:val="ca-ES"/>
        </w:rPr>
      </w:pPr>
    </w:p>
    <w:p w:rsidR="00381C36" w:rsidRPr="00381C36" w:rsidRDefault="00381C36" w:rsidP="00381C36">
      <w:pPr>
        <w:pStyle w:val="Ttulo1"/>
        <w:rPr>
          <w:lang w:val="ca-ES"/>
        </w:rPr>
      </w:pPr>
      <w:r w:rsidRPr="00381C36">
        <w:rPr>
          <w:lang w:val="ca-ES"/>
        </w:rPr>
        <w:br w:type="page"/>
      </w:r>
      <w:bookmarkStart w:id="256" w:name="_Toc263771992"/>
      <w:r w:rsidRPr="00381C36">
        <w:rPr>
          <w:lang w:val="ca-ES"/>
        </w:rPr>
        <w:lastRenderedPageBreak/>
        <w:t>G</w:t>
      </w:r>
      <w:bookmarkStart w:id="257" w:name="gravació-a-cddvd"/>
      <w:bookmarkEnd w:id="257"/>
      <w:r w:rsidRPr="00381C36">
        <w:rPr>
          <w:lang w:val="ca-ES"/>
        </w:rPr>
        <w:t>ravació a CD/DVD</w:t>
      </w:r>
      <w:bookmarkEnd w:id="256"/>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Seguir el passos de l'apartat </w:t>
      </w:r>
      <w:r w:rsidR="001A54F1">
        <w:fldChar w:fldCharType="begin"/>
      </w:r>
      <w:r w:rsidR="001A54F1" w:rsidRPr="001A54F1">
        <w:rPr>
          <w:lang w:val="es-ES"/>
          <w:rPrChange w:id="258" w:author="Ester" w:date="2010-06-09T13:57:00Z">
            <w:rPr/>
          </w:rPrChange>
        </w:rPr>
        <w:instrText>HYPERLINK \l "exportació-de-les-dades-en-format-dicom"</w:instrText>
      </w:r>
      <w:r w:rsidR="001A54F1">
        <w:fldChar w:fldCharType="separate"/>
      </w:r>
      <w:r w:rsidRPr="00381C36">
        <w:rPr>
          <w:rFonts w:eastAsia="Times New Roman"/>
          <w:color w:val="0000FF"/>
          <w:lang w:val="ca-ES"/>
        </w:rPr>
        <w:t>Exportació de les dades en format DICOM.</w:t>
      </w:r>
      <w:r w:rsidR="001A54F1">
        <w:fldChar w:fldCharType="end"/>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Un cop veiem la llista d'estudis a la cua per gravar en format DICOM, escollim la icona del CD </w:t>
      </w:r>
      <w:r w:rsidRPr="00381C36">
        <w:rPr>
          <w:rFonts w:ascii="Times New Roman" w:eastAsia="Times New Roman" w:hAnsi="Times New Roman"/>
          <w:noProof/>
          <w:lang w:val="es-ES"/>
        </w:rPr>
        <w:drawing>
          <wp:inline distT="0" distB="0" distL="0" distR="0">
            <wp:extent cx="361950" cy="32385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8" cstate="print"/>
                    <a:srcRect/>
                    <a:stretch>
                      <a:fillRect/>
                    </a:stretch>
                  </pic:blipFill>
                  <pic:spPr bwMode="auto">
                    <a:xfrm>
                      <a:off x="0" y="0"/>
                      <a:ext cx="361950" cy="323850"/>
                    </a:xfrm>
                    <a:prstGeom prst="rect">
                      <a:avLst/>
                    </a:prstGeom>
                    <a:noFill/>
                    <a:ln w="9525">
                      <a:noFill/>
                      <a:miter lim="800000"/>
                      <a:headEnd/>
                      <a:tailEnd/>
                    </a:ln>
                  </pic:spPr>
                </pic:pic>
              </a:graphicData>
            </a:graphic>
          </wp:inline>
        </w:drawing>
      </w:r>
      <w:r w:rsidRPr="00381C36">
        <w:rPr>
          <w:rFonts w:eastAsia="Times New Roman"/>
          <w:lang w:val="ca-ES"/>
        </w:rPr>
        <w:t xml:space="preserve"> o del DVD </w:t>
      </w:r>
      <w:r w:rsidRPr="00381C36">
        <w:rPr>
          <w:rFonts w:ascii="Times New Roman" w:eastAsia="Times New Roman" w:hAnsi="Times New Roman"/>
          <w:noProof/>
          <w:lang w:val="es-ES"/>
        </w:rPr>
        <w:drawing>
          <wp:inline distT="0" distB="0" distL="0" distR="0">
            <wp:extent cx="323850" cy="32385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49" cstate="print"/>
                    <a:srcRect/>
                    <a:stretch>
                      <a:fillRect/>
                    </a:stretch>
                  </pic:blipFill>
                  <pic:spPr bwMode="auto">
                    <a:xfrm>
                      <a:off x="0" y="0"/>
                      <a:ext cx="323850" cy="323850"/>
                    </a:xfrm>
                    <a:prstGeom prst="rect">
                      <a:avLst/>
                    </a:prstGeom>
                    <a:noFill/>
                    <a:ln w="9525">
                      <a:noFill/>
                      <a:miter lim="800000"/>
                      <a:headEnd/>
                      <a:tailEnd/>
                    </a:ln>
                  </pic:spPr>
                </pic:pic>
              </a:graphicData>
            </a:graphic>
          </wp:inline>
        </w:drawing>
      </w:r>
      <w:r w:rsidRPr="00381C36">
        <w:rPr>
          <w:rFonts w:eastAsia="Times New Roman"/>
          <w:lang w:val="ca-ES"/>
        </w:rPr>
        <w:t xml:space="preserve"> i seleccionem l'opció de </w:t>
      </w:r>
      <w:r w:rsidRPr="00381C36">
        <w:rPr>
          <w:rFonts w:eastAsia="Times New Roman"/>
          <w:b/>
          <w:lang w:val="ca-ES"/>
        </w:rPr>
        <w:t>Crear</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143375" cy="3476625"/>
            <wp:effectExtent l="19050" t="0" r="9525"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47" cstate="print"/>
                    <a:srcRect/>
                    <a:stretch>
                      <a:fillRect/>
                    </a:stretch>
                  </pic:blipFill>
                  <pic:spPr bwMode="auto">
                    <a:xfrm>
                      <a:off x="0" y="0"/>
                      <a:ext cx="4143375" cy="347662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Automàticament s'obre el programa que s'hagi configurat per crear el CD o el DVD, la configuració del qual troba al panell de </w:t>
      </w:r>
      <w:r w:rsidR="001A54F1">
        <w:fldChar w:fldCharType="begin"/>
      </w:r>
      <w:r w:rsidR="001A54F1" w:rsidRPr="001A54F1">
        <w:rPr>
          <w:lang w:val="es-ES"/>
          <w:rPrChange w:id="259" w:author="Ester" w:date="2010-06-09T13:57:00Z">
            <w:rPr/>
          </w:rPrChange>
        </w:rPr>
        <w:instrText>HYPERLINK \l "configuració-dicomdir"</w:instrText>
      </w:r>
      <w:r w:rsidR="001A54F1">
        <w:fldChar w:fldCharType="separate"/>
      </w:r>
      <w:r w:rsidRPr="00381C36">
        <w:rPr>
          <w:rFonts w:eastAsia="Times New Roman"/>
          <w:color w:val="0000FF"/>
          <w:u w:val="single"/>
          <w:lang w:val="ca-ES"/>
        </w:rPr>
        <w:t>configuració de DICOMDIR</w:t>
      </w:r>
      <w:r w:rsidR="001A54F1">
        <w:fldChar w:fldCharType="end"/>
      </w:r>
      <w:r w:rsidRPr="00381C36">
        <w:rPr>
          <w:rFonts w:eastAsia="Times New Roman"/>
          <w:color w:val="0000FF"/>
          <w:lang w:val="ca-ES"/>
        </w:rPr>
        <w:t>.</w:t>
      </w:r>
    </w:p>
    <w:p w:rsidR="00381C36" w:rsidRPr="00381C36" w:rsidRDefault="00381C36" w:rsidP="00381C36">
      <w:pPr>
        <w:pStyle w:val="Ttulo1"/>
        <w:rPr>
          <w:lang w:val="ca-ES"/>
        </w:rPr>
      </w:pPr>
      <w:r w:rsidRPr="00381C36">
        <w:rPr>
          <w:lang w:val="ca-ES"/>
        </w:rPr>
        <w:br w:type="page"/>
      </w:r>
      <w:bookmarkStart w:id="260" w:name="_Toc263771993"/>
      <w:r w:rsidRPr="00381C36">
        <w:rPr>
          <w:lang w:val="ca-ES"/>
        </w:rPr>
        <w:lastRenderedPageBreak/>
        <w:t>G</w:t>
      </w:r>
      <w:bookmarkStart w:id="261" w:name="gravació-a-usb"/>
      <w:bookmarkEnd w:id="261"/>
      <w:r w:rsidRPr="00381C36">
        <w:rPr>
          <w:lang w:val="ca-ES"/>
        </w:rPr>
        <w:t>ravació a USB</w:t>
      </w:r>
      <w:bookmarkEnd w:id="260"/>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Seguir el passos de l'apartat </w:t>
      </w:r>
      <w:r w:rsidR="001A54F1">
        <w:fldChar w:fldCharType="begin"/>
      </w:r>
      <w:r w:rsidR="001A54F1" w:rsidRPr="001A54F1">
        <w:rPr>
          <w:lang w:val="es-ES"/>
          <w:rPrChange w:id="262" w:author="Ester" w:date="2010-06-09T13:57:00Z">
            <w:rPr/>
          </w:rPrChange>
        </w:rPr>
        <w:instrText>HYPERLINK \l "exportació-de-les-dades-en-format-dicom"</w:instrText>
      </w:r>
      <w:r w:rsidR="001A54F1">
        <w:fldChar w:fldCharType="separate"/>
      </w:r>
      <w:r w:rsidRPr="00381C36">
        <w:rPr>
          <w:rFonts w:eastAsia="Times New Roman"/>
          <w:color w:val="0000FF"/>
          <w:u w:val="single"/>
          <w:lang w:val="ca-ES"/>
        </w:rPr>
        <w:t>Exportació de les dades en format DICOM.</w:t>
      </w:r>
      <w:r w:rsidR="001A54F1">
        <w:fldChar w:fldCharType="end"/>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Un cop veiem la llista d'estudis a la cua per gravar en format DICOM, escollim la icona de la memòria USB </w:t>
      </w:r>
      <w:r w:rsidRPr="00381C36">
        <w:rPr>
          <w:rFonts w:ascii="Times New Roman" w:eastAsia="Times New Roman" w:hAnsi="Times New Roman"/>
          <w:noProof/>
          <w:lang w:val="es-ES"/>
        </w:rPr>
        <w:drawing>
          <wp:inline distT="0" distB="0" distL="0" distR="0">
            <wp:extent cx="247650" cy="219075"/>
            <wp:effectExtent l="1905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50" cstate="print"/>
                    <a:srcRect/>
                    <a:stretch>
                      <a:fillRect/>
                    </a:stretch>
                  </pic:blipFill>
                  <pic:spPr bwMode="auto">
                    <a:xfrm>
                      <a:off x="0" y="0"/>
                      <a:ext cx="247650" cy="219075"/>
                    </a:xfrm>
                    <a:prstGeom prst="rect">
                      <a:avLst/>
                    </a:prstGeom>
                    <a:noFill/>
                    <a:ln w="9525">
                      <a:noFill/>
                      <a:miter lim="800000"/>
                      <a:headEnd/>
                      <a:tailEnd/>
                    </a:ln>
                  </pic:spPr>
                </pic:pic>
              </a:graphicData>
            </a:graphic>
          </wp:inline>
        </w:drawing>
      </w:r>
      <w:r w:rsidRPr="00381C36">
        <w:rPr>
          <w:rFonts w:eastAsia="Times New Roman"/>
          <w:lang w:val="ca-ES"/>
        </w:rPr>
        <w:t xml:space="preserve"> i seleccionem la icona </w:t>
      </w:r>
      <w:r w:rsidRPr="00381C36">
        <w:rPr>
          <w:rFonts w:ascii="Times New Roman" w:eastAsia="Times New Roman" w:hAnsi="Times New Roman"/>
          <w:noProof/>
          <w:lang w:val="es-ES"/>
        </w:rPr>
        <w:drawing>
          <wp:inline distT="0" distB="0" distL="0" distR="0">
            <wp:extent cx="247650" cy="228600"/>
            <wp:effectExtent l="1905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51" cstate="print"/>
                    <a:srcRect/>
                    <a:stretch>
                      <a:fillRect/>
                    </a:stretch>
                  </pic:blipFill>
                  <pic:spPr bwMode="auto">
                    <a:xfrm>
                      <a:off x="0" y="0"/>
                      <a:ext cx="247650" cy="228600"/>
                    </a:xfrm>
                    <a:prstGeom prst="rect">
                      <a:avLst/>
                    </a:prstGeom>
                    <a:noFill/>
                    <a:ln w="9525">
                      <a:noFill/>
                      <a:miter lim="800000"/>
                      <a:headEnd/>
                      <a:tailEnd/>
                    </a:ln>
                  </pic:spPr>
                </pic:pic>
              </a:graphicData>
            </a:graphic>
          </wp:inline>
        </w:drawing>
      </w:r>
      <w:r w:rsidRPr="00381C36">
        <w:rPr>
          <w:rFonts w:eastAsia="Times New Roman"/>
          <w:lang w:val="ca-ES"/>
        </w:rPr>
        <w:t xml:space="preserve">de la carpeta per tal de buscar la ubicació dins l'USB a on es vol guardar els estudis de la llista. Un cop seleccionada la ubicació a guardar el DICOMDIR, seleccionar l'opció </w:t>
      </w:r>
      <w:r w:rsidRPr="00381C36">
        <w:rPr>
          <w:rFonts w:eastAsia="Times New Roman"/>
          <w:b/>
          <w:lang w:val="ca-ES"/>
        </w:rPr>
        <w:t>Crear</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3448050" cy="3924300"/>
            <wp:effectExtent l="1905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52" cstate="print"/>
                    <a:srcRect/>
                    <a:stretch>
                      <a:fillRect/>
                    </a:stretch>
                  </pic:blipFill>
                  <pic:spPr bwMode="auto">
                    <a:xfrm>
                      <a:off x="0" y="0"/>
                      <a:ext cx="3448050" cy="39243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pStyle w:val="Ttulo1"/>
        <w:rPr>
          <w:lang w:val="ca-ES"/>
        </w:rPr>
      </w:pPr>
      <w:r w:rsidRPr="00381C36">
        <w:rPr>
          <w:lang w:val="ca-ES"/>
        </w:rPr>
        <w:br w:type="page"/>
      </w:r>
      <w:bookmarkStart w:id="263" w:name="_Toc263771994"/>
      <w:r w:rsidRPr="00381C36">
        <w:rPr>
          <w:lang w:val="ca-ES"/>
        </w:rPr>
        <w:lastRenderedPageBreak/>
        <w:t>G</w:t>
      </w:r>
      <w:bookmarkStart w:id="264" w:name="gravació-a-disc"/>
      <w:bookmarkEnd w:id="264"/>
      <w:r w:rsidRPr="00381C36">
        <w:rPr>
          <w:lang w:val="ca-ES"/>
        </w:rPr>
        <w:t>ravació a disc dur</w:t>
      </w:r>
      <w:bookmarkEnd w:id="263"/>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Seguir el passos de l'apartat </w:t>
      </w:r>
      <w:r w:rsidR="001A54F1">
        <w:fldChar w:fldCharType="begin"/>
      </w:r>
      <w:r w:rsidR="001A54F1" w:rsidRPr="001A54F1">
        <w:rPr>
          <w:lang w:val="es-ES"/>
          <w:rPrChange w:id="265" w:author="Ester" w:date="2010-06-09T13:57:00Z">
            <w:rPr/>
          </w:rPrChange>
        </w:rPr>
        <w:instrText>HYPERLINK \l "exportació-de-les-dades-en-format-dicom"</w:instrText>
      </w:r>
      <w:r w:rsidR="001A54F1">
        <w:fldChar w:fldCharType="separate"/>
      </w:r>
      <w:r w:rsidRPr="00381C36">
        <w:rPr>
          <w:rFonts w:eastAsia="Times New Roman"/>
          <w:color w:val="0000FF"/>
          <w:u w:val="single"/>
          <w:lang w:val="ca-ES"/>
        </w:rPr>
        <w:t>Exportació de les dades en format DICOM.</w:t>
      </w:r>
      <w:r w:rsidR="001A54F1">
        <w:fldChar w:fldCharType="end"/>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Un cop veiem la llista d'estudis a la cua per gravar en format DICOM, escollim la icona del disc dur </w:t>
      </w:r>
      <w:r w:rsidRPr="00381C36">
        <w:rPr>
          <w:rFonts w:ascii="Times New Roman" w:eastAsia="Times New Roman" w:hAnsi="Times New Roman"/>
          <w:noProof/>
          <w:lang w:val="es-ES"/>
        </w:rPr>
        <w:drawing>
          <wp:inline distT="0" distB="0" distL="0" distR="0">
            <wp:extent cx="304800" cy="295275"/>
            <wp:effectExtent l="1905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53" cstate="print"/>
                    <a:srcRect/>
                    <a:stretch>
                      <a:fillRect/>
                    </a:stretch>
                  </pic:blipFill>
                  <pic:spPr bwMode="auto">
                    <a:xfrm>
                      <a:off x="0" y="0"/>
                      <a:ext cx="304800" cy="295275"/>
                    </a:xfrm>
                    <a:prstGeom prst="rect">
                      <a:avLst/>
                    </a:prstGeom>
                    <a:noFill/>
                    <a:ln w="9525">
                      <a:noFill/>
                      <a:miter lim="800000"/>
                      <a:headEnd/>
                      <a:tailEnd/>
                    </a:ln>
                  </pic:spPr>
                </pic:pic>
              </a:graphicData>
            </a:graphic>
          </wp:inline>
        </w:drawing>
      </w:r>
      <w:r w:rsidRPr="00381C36">
        <w:rPr>
          <w:rFonts w:eastAsia="Times New Roman"/>
          <w:lang w:val="ca-ES"/>
        </w:rPr>
        <w:t xml:space="preserve"> i seleccionem la icona </w:t>
      </w:r>
      <w:r w:rsidRPr="00381C36">
        <w:rPr>
          <w:rFonts w:ascii="Times New Roman" w:eastAsia="Times New Roman" w:hAnsi="Times New Roman"/>
          <w:noProof/>
          <w:lang w:val="es-ES"/>
        </w:rPr>
        <w:drawing>
          <wp:inline distT="0" distB="0" distL="0" distR="0">
            <wp:extent cx="247650" cy="228600"/>
            <wp:effectExtent l="1905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51" cstate="print"/>
                    <a:srcRect/>
                    <a:stretch>
                      <a:fillRect/>
                    </a:stretch>
                  </pic:blipFill>
                  <pic:spPr bwMode="auto">
                    <a:xfrm>
                      <a:off x="0" y="0"/>
                      <a:ext cx="247650" cy="228600"/>
                    </a:xfrm>
                    <a:prstGeom prst="rect">
                      <a:avLst/>
                    </a:prstGeom>
                    <a:noFill/>
                    <a:ln w="9525">
                      <a:noFill/>
                      <a:miter lim="800000"/>
                      <a:headEnd/>
                      <a:tailEnd/>
                    </a:ln>
                  </pic:spPr>
                </pic:pic>
              </a:graphicData>
            </a:graphic>
          </wp:inline>
        </w:drawing>
      </w:r>
      <w:r w:rsidRPr="00381C36">
        <w:rPr>
          <w:rFonts w:eastAsia="Times New Roman"/>
          <w:lang w:val="ca-ES"/>
        </w:rPr>
        <w:t xml:space="preserve">de la carpeta per tal de buscar la ubicació dins el disc dur a on es vol guardar els estudis de la llista. Un cop seleccionada la ubicació a guardar tota la informació, seleccionar l'opció </w:t>
      </w:r>
      <w:r w:rsidRPr="00381C36">
        <w:rPr>
          <w:rFonts w:eastAsia="Times New Roman"/>
          <w:b/>
          <w:lang w:val="ca-ES"/>
        </w:rPr>
        <w:t>Crear</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3228975" cy="3771900"/>
            <wp:effectExtent l="19050" t="0" r="9525"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54" cstate="print"/>
                    <a:srcRect/>
                    <a:stretch>
                      <a:fillRect/>
                    </a:stretch>
                  </pic:blipFill>
                  <pic:spPr bwMode="auto">
                    <a:xfrm>
                      <a:off x="0" y="0"/>
                      <a:ext cx="3228975" cy="37719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0F52A4" w:rsidRDefault="00381C36" w:rsidP="00381C36">
      <w:pPr>
        <w:pStyle w:val="Ttulo1"/>
        <w:rPr>
          <w:ins w:id="266" w:author="none" w:date="2010-06-08T22:50:00Z"/>
          <w:lang w:val="ca-ES"/>
        </w:rPr>
        <w:sectPr w:rsidR="000F52A4" w:rsidSect="009F49CF">
          <w:headerReference w:type="default" r:id="rId155"/>
          <w:footerReference w:type="default" r:id="rId156"/>
          <w:type w:val="continuous"/>
          <w:pgSz w:w="12240" w:h="15840"/>
          <w:pgMar w:top="1701" w:right="1800" w:bottom="1440" w:left="1800" w:header="720" w:footer="720" w:gutter="0"/>
          <w:cols w:space="720"/>
          <w:noEndnote/>
          <w:titlePg/>
          <w:docGrid w:linePitch="272"/>
        </w:sectPr>
      </w:pPr>
      <w:r w:rsidRPr="00381C36">
        <w:rPr>
          <w:lang w:val="ca-ES"/>
        </w:rPr>
        <w:br w:type="page"/>
      </w:r>
      <w:bookmarkStart w:id="267" w:name="_Toc263771995"/>
    </w:p>
    <w:p w:rsidR="00381C36" w:rsidRPr="00381C36" w:rsidRDefault="00381C36" w:rsidP="00381C36">
      <w:pPr>
        <w:pStyle w:val="Ttulo1"/>
        <w:rPr>
          <w:lang w:val="ca-ES"/>
        </w:rPr>
      </w:pPr>
      <w:r w:rsidRPr="00381C36">
        <w:rPr>
          <w:lang w:val="ca-ES"/>
        </w:rPr>
        <w:lastRenderedPageBreak/>
        <w:t>D</w:t>
      </w:r>
      <w:bookmarkStart w:id="268" w:name="shortcuts"/>
      <w:bookmarkEnd w:id="268"/>
      <w:r w:rsidRPr="00381C36">
        <w:rPr>
          <w:lang w:val="ca-ES"/>
        </w:rPr>
        <w:t>receres de teclat (Shortcuts)</w:t>
      </w:r>
      <w:bookmarkEnd w:id="267"/>
    </w:p>
    <w:p w:rsidR="00381C36" w:rsidRPr="00381C36" w:rsidDel="000F52A4" w:rsidRDefault="00381C36" w:rsidP="00381C36">
      <w:pPr>
        <w:rPr>
          <w:del w:id="269" w:author="none" w:date="2010-06-08T22:51:00Z"/>
          <w:rFonts w:eastAsia="Times New Roman"/>
          <w:lang w:val="ca-ES"/>
        </w:rPr>
      </w:pPr>
    </w:p>
    <w:p w:rsidR="00381C36" w:rsidRPr="00381C36" w:rsidDel="004822C7" w:rsidRDefault="00381C36" w:rsidP="00381C36">
      <w:pPr>
        <w:rPr>
          <w:del w:id="270" w:author="none" w:date="2010-06-08T22:57:00Z"/>
          <w:rFonts w:eastAsia="Times New Roman"/>
          <w:lang w:val="ca-ES"/>
        </w:rPr>
      </w:pPr>
      <w:del w:id="271" w:author="none" w:date="2010-06-08T22:57:00Z">
        <w:r w:rsidRPr="00381C36" w:rsidDel="004822C7">
          <w:rPr>
            <w:rFonts w:eastAsia="Times New Roman"/>
            <w:lang w:val="ca-ES"/>
          </w:rPr>
          <w:delText>Dreceres mitjançant el teclat.</w:delText>
        </w:r>
      </w:del>
    </w:p>
    <w:p w:rsidR="00381C36" w:rsidRPr="00381C36" w:rsidDel="000F52A4" w:rsidRDefault="00381C36" w:rsidP="00381C36">
      <w:pPr>
        <w:rPr>
          <w:del w:id="272" w:author="none" w:date="2010-06-08T22:51:00Z"/>
          <w:rFonts w:eastAsia="Times New Roman"/>
          <w:lang w:val="ca-ES"/>
        </w:rPr>
      </w:pPr>
    </w:p>
    <w:p w:rsidR="001A54F1" w:rsidRDefault="00381C36" w:rsidP="001A54F1">
      <w:pPr>
        <w:jc w:val="center"/>
        <w:rPr>
          <w:del w:id="273" w:author="none" w:date="2010-06-08T22:58:00Z"/>
          <w:lang w:val="ca-ES"/>
        </w:rPr>
        <w:pPrChange w:id="274" w:author="none" w:date="2010-06-08T22:57:00Z">
          <w:pPr/>
        </w:pPrChange>
      </w:pPr>
      <w:r w:rsidRPr="00381C36">
        <w:rPr>
          <w:rFonts w:ascii="Times New Roman" w:eastAsia="Times New Roman" w:hAnsi="Times New Roman"/>
          <w:noProof/>
          <w:lang w:val="es-ES"/>
        </w:rPr>
        <w:lastRenderedPageBreak/>
        <w:drawing>
          <wp:inline distT="0" distB="0" distL="0" distR="0">
            <wp:extent cx="7660910" cy="5022002"/>
            <wp:effectExtent l="19050" t="0" r="0"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57" cstate="print"/>
                    <a:srcRect/>
                    <a:stretch>
                      <a:fillRect/>
                    </a:stretch>
                  </pic:blipFill>
                  <pic:spPr bwMode="auto">
                    <a:xfrm>
                      <a:off x="0" y="0"/>
                      <a:ext cx="7660910" cy="5022002"/>
                    </a:xfrm>
                    <a:prstGeom prst="rect">
                      <a:avLst/>
                    </a:prstGeom>
                    <a:noFill/>
                    <a:ln w="9525">
                      <a:noFill/>
                      <a:miter lim="800000"/>
                      <a:headEnd/>
                      <a:tailEnd/>
                    </a:ln>
                  </pic:spPr>
                </pic:pic>
              </a:graphicData>
            </a:graphic>
          </wp:inline>
        </w:drawing>
      </w:r>
    </w:p>
    <w:p w:rsidR="000F52A4" w:rsidRDefault="00381C36" w:rsidP="004822C7">
      <w:pPr>
        <w:jc w:val="center"/>
        <w:rPr>
          <w:ins w:id="275" w:author="none" w:date="2010-06-08T22:50:00Z"/>
          <w:lang w:val="ca-ES"/>
        </w:rPr>
        <w:sectPr w:rsidR="000F52A4" w:rsidSect="000F52A4">
          <w:headerReference w:type="default" r:id="rId158"/>
          <w:headerReference w:type="first" r:id="rId159"/>
          <w:footerReference w:type="first" r:id="rId160"/>
          <w:pgSz w:w="15840" w:h="12240" w:orient="landscape"/>
          <w:pgMar w:top="1800" w:right="1440" w:bottom="1800" w:left="1701" w:header="720" w:footer="720" w:gutter="0"/>
          <w:cols w:space="720"/>
          <w:noEndnote/>
          <w:titlePg/>
          <w:docGrid w:linePitch="272"/>
          <w:sectPrChange w:id="286" w:author="none" w:date="2010-06-08T22:51:00Z">
            <w:sectPr w:rsidR="000F52A4" w:rsidSect="000F52A4">
              <w:pgSz w:w="12240" w:h="15840" w:orient="portrait"/>
              <w:pgMar w:top="1701" w:right="1800" w:bottom="1440" w:left="1800"/>
            </w:sectPr>
          </w:sectPrChange>
        </w:sectPr>
      </w:pPr>
      <w:del w:id="287" w:author="none" w:date="2010-06-08T22:56:00Z">
        <w:r w:rsidRPr="00381C36" w:rsidDel="004822C7">
          <w:rPr>
            <w:lang w:val="ca-ES"/>
          </w:rPr>
          <w:br w:type="page"/>
        </w:r>
      </w:del>
      <w:bookmarkStart w:id="288" w:name="_Toc263771996"/>
    </w:p>
    <w:p w:rsidR="00381C36" w:rsidRPr="00381C36" w:rsidRDefault="00381C36" w:rsidP="00381C36">
      <w:pPr>
        <w:pStyle w:val="Ttulo1"/>
        <w:rPr>
          <w:lang w:val="ca-ES"/>
        </w:rPr>
      </w:pPr>
      <w:r w:rsidRPr="00381C36">
        <w:rPr>
          <w:lang w:val="ca-ES"/>
        </w:rPr>
        <w:lastRenderedPageBreak/>
        <w:t>G</w:t>
      </w:r>
      <w:bookmarkStart w:id="289" w:name="glossari"/>
      <w:bookmarkEnd w:id="289"/>
      <w:r w:rsidRPr="00381C36">
        <w:rPr>
          <w:lang w:val="ca-ES"/>
        </w:rPr>
        <w:t>lossari</w:t>
      </w:r>
      <w:bookmarkEnd w:id="288"/>
    </w:p>
    <w:p w:rsidR="00381C36" w:rsidRPr="00381C36" w:rsidRDefault="00381C36" w:rsidP="00381C36">
      <w:pPr>
        <w:rPr>
          <w:rFonts w:eastAsia="Times New Roman"/>
          <w:lang w:val="ca-ES"/>
        </w:rPr>
      </w:pPr>
    </w:p>
    <w:p w:rsidR="00381C36" w:rsidRPr="005C0E16" w:rsidRDefault="00381C36" w:rsidP="00AE30D0">
      <w:pPr>
        <w:rPr>
          <w:lang w:val="es-ES_tradnl"/>
        </w:rPr>
      </w:pPr>
      <w:r w:rsidRPr="005C0E16">
        <w:rPr>
          <w:b/>
          <w:lang w:val="es-ES_tradnl"/>
        </w:rPr>
        <w:t>AETitle</w:t>
      </w:r>
      <w:r w:rsidRPr="005C0E16">
        <w:rPr>
          <w:lang w:val="es-ES_tradnl"/>
        </w:rPr>
        <w:t>: L’AETitle (de l’anglès Association Entity Title) és l’identificador que utilitza el protocol DICOM per a reconèixer les parts implicades en les operacions de comunicació i transferència d’imatges. Així doncs, cada PACS i estació de treball tenen el seu propi AETitle associat a una adreça TCP/IP amb les que es negocien les comunicacions entre aquests.</w:t>
      </w:r>
    </w:p>
    <w:p w:rsidR="00AE30D0" w:rsidRPr="005C0E16" w:rsidRDefault="00AE30D0" w:rsidP="00AE30D0">
      <w:pPr>
        <w:rPr>
          <w:lang w:val="es-ES_tradnl"/>
        </w:rPr>
      </w:pPr>
    </w:p>
    <w:p w:rsidR="00381C36" w:rsidRPr="005C0E16" w:rsidRDefault="00381C36" w:rsidP="00AE30D0">
      <w:pPr>
        <w:rPr>
          <w:lang w:val="es-ES_tradnl"/>
        </w:rPr>
      </w:pPr>
      <w:r w:rsidRPr="005C0E16">
        <w:rPr>
          <w:b/>
          <w:lang w:val="es-ES_tradnl"/>
        </w:rPr>
        <w:t>DICOM</w:t>
      </w:r>
      <w:r w:rsidRPr="005C0E16">
        <w:rPr>
          <w:lang w:val="es-ES_tradnl"/>
        </w:rPr>
        <w:t xml:space="preserve">: El DICOM (de l’anglès Digital Imaging and Communications in Medicine) és una norma per manipular, emmagatzemar i transmetre informació d'imatges mèdiques. </w:t>
      </w:r>
      <w:r w:rsidRPr="00AE30D0">
        <w:rPr>
          <w:lang w:val="es-ES"/>
        </w:rPr>
        <w:t xml:space="preserve">La norma inclou una definició del format del fitxer DICOM i dels protocols de comunicació, basats en TCP/IP, que permeten intercanviar informació entre dos entitats que tinguin la capacitat d'enviar i rebre informació en format DICOM. </w:t>
      </w:r>
      <w:r w:rsidRPr="005C0E16">
        <w:rPr>
          <w:lang w:val="es-ES_tradnl"/>
        </w:rPr>
        <w:t>El DICOM va ser desenvolupat per permetre la integració i comunicació d'escàners aparells radiogràfics, servidors, estacions de treball i múltiple maquinari, de diferents venedors.</w:t>
      </w:r>
    </w:p>
    <w:p w:rsidR="00AE30D0" w:rsidRPr="005C0E16" w:rsidRDefault="00AE30D0" w:rsidP="00AE30D0">
      <w:pPr>
        <w:rPr>
          <w:lang w:val="es-ES_tradnl"/>
        </w:rPr>
      </w:pPr>
    </w:p>
    <w:p w:rsidR="00381C36" w:rsidRPr="005C0E16" w:rsidRDefault="00381C36" w:rsidP="00AE30D0">
      <w:pPr>
        <w:rPr>
          <w:lang w:val="es-ES_tradnl"/>
        </w:rPr>
      </w:pPr>
      <w:r w:rsidRPr="00AE30D0">
        <w:rPr>
          <w:b/>
          <w:lang w:val="es-ES"/>
        </w:rPr>
        <w:t>PACS</w:t>
      </w:r>
      <w:r w:rsidRPr="00AE30D0">
        <w:rPr>
          <w:lang w:val="es-ES"/>
        </w:rPr>
        <w:t xml:space="preserve">: El PACS (de l’anglès Picture Archiving and Communication System) és un sistema format per la combinació de maquinari i programari dedicat a l’emmagatzematge, recuperació, administració, distribució i presentació d’imatge mèdica. </w:t>
      </w:r>
      <w:r w:rsidRPr="005C0E16">
        <w:rPr>
          <w:lang w:val="es-ES_tradnl"/>
        </w:rPr>
        <w:t>El format universal per l’emmagatzematge i transferència de les imatges és el DICOM.</w:t>
      </w:r>
    </w:p>
    <w:p w:rsidR="00AE30D0" w:rsidRPr="005C0E16" w:rsidRDefault="00AE30D0" w:rsidP="00AE30D0">
      <w:pPr>
        <w:rPr>
          <w:lang w:val="es-ES_tradnl"/>
        </w:rPr>
      </w:pPr>
    </w:p>
    <w:p w:rsidR="00381C36" w:rsidRPr="005C0E16" w:rsidRDefault="00381C36" w:rsidP="00AE30D0">
      <w:pPr>
        <w:rPr>
          <w:lang w:val="es-ES_tradnl"/>
        </w:rPr>
      </w:pPr>
      <w:r w:rsidRPr="005C0E16">
        <w:rPr>
          <w:b/>
          <w:lang w:val="es-ES_tradnl"/>
        </w:rPr>
        <w:t>Query/Retrieve</w:t>
      </w:r>
      <w:r w:rsidRPr="005C0E16">
        <w:rPr>
          <w:lang w:val="es-ES_tradnl"/>
        </w:rPr>
        <w:t>: Servei DICOM que permet a una estació de treball fer cerques d’imatges i recuperar-les d’un PACS.</w:t>
      </w:r>
    </w:p>
    <w:p w:rsidR="00AE30D0" w:rsidRPr="005C0E16" w:rsidRDefault="00AE30D0" w:rsidP="00AE30D0">
      <w:pPr>
        <w:rPr>
          <w:lang w:val="es-ES_tradnl"/>
        </w:rPr>
      </w:pPr>
    </w:p>
    <w:p w:rsidR="00381C36" w:rsidRPr="00AE30D0" w:rsidRDefault="00381C36" w:rsidP="00AE30D0">
      <w:pPr>
        <w:rPr>
          <w:lang w:val="es-ES"/>
        </w:rPr>
      </w:pPr>
      <w:r w:rsidRPr="00AE30D0">
        <w:rPr>
          <w:b/>
          <w:lang w:val="es-ES"/>
        </w:rPr>
        <w:t>Store</w:t>
      </w:r>
      <w:r w:rsidRPr="00AE30D0">
        <w:rPr>
          <w:lang w:val="es-ES"/>
        </w:rPr>
        <w:t>: Servei DICOM usat per enviar imatges o altres objectes persistents a un PACS o a una estació de treball.</w:t>
      </w:r>
    </w:p>
    <w:p w:rsidR="004E7458" w:rsidRPr="00381C36" w:rsidRDefault="004E7458" w:rsidP="00381C36">
      <w:pPr>
        <w:rPr>
          <w:lang w:val="ca-ES"/>
        </w:rPr>
      </w:pPr>
    </w:p>
    <w:sectPr w:rsidR="004E7458" w:rsidRPr="00381C36" w:rsidSect="000F52A4">
      <w:headerReference w:type="first" r:id="rId161"/>
      <w:footerReference w:type="first" r:id="rId162"/>
      <w:pgSz w:w="12240" w:h="15840"/>
      <w:pgMar w:top="1701" w:right="1800" w:bottom="1440" w:left="1800" w:header="720" w:footer="720" w:gutter="0"/>
      <w:cols w:space="720"/>
      <w:noEndnote/>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6D95" w:rsidRDefault="00246D95" w:rsidP="00AE30D0">
      <w:pPr>
        <w:spacing w:before="0" w:after="0"/>
      </w:pPr>
      <w:r>
        <w:separator/>
      </w:r>
    </w:p>
  </w:endnote>
  <w:endnote w:type="continuationSeparator" w:id="1">
    <w:p w:rsidR="00246D95" w:rsidRDefault="00246D95" w:rsidP="00AE30D0">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0" w:usb2="00000000" w:usb3="00000000" w:csb0="0000009F"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Albany">
    <w:altName w:val="Arial"/>
    <w:charset w:val="00"/>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079546"/>
      <w:docPartObj>
        <w:docPartGallery w:val="Page Numbers (Bottom of Page)"/>
        <w:docPartUnique/>
      </w:docPartObj>
    </w:sdtPr>
    <w:sdtContent>
      <w:p w:rsidR="005C0E16" w:rsidRDefault="001A54F1">
        <w:pPr>
          <w:pStyle w:val="Piedepgina"/>
          <w:jc w:val="right"/>
        </w:pPr>
        <w:fldSimple w:instr=" PAGE   \* MERGEFORMAT ">
          <w:r w:rsidR="002652DB">
            <w:rPr>
              <w:noProof/>
            </w:rPr>
            <w:t>11</w:t>
          </w:r>
        </w:fldSimple>
      </w:p>
    </w:sdtContent>
  </w:sdt>
  <w:p w:rsidR="005C0E16" w:rsidRDefault="005C0E16">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ustomXmlInsRangeStart w:id="279" w:author="none" w:date="2010-06-08T22:59:00Z"/>
  <w:sdt>
    <w:sdtPr>
      <w:id w:val="17079554"/>
      <w:docPartObj>
        <w:docPartGallery w:val="Page Numbers (Bottom of Page)"/>
        <w:docPartUnique/>
      </w:docPartObj>
    </w:sdtPr>
    <w:sdtContent>
      <w:customXmlInsRangeEnd w:id="279"/>
      <w:p w:rsidR="004822C7" w:rsidRDefault="001A54F1" w:rsidP="004822C7">
        <w:pPr>
          <w:pStyle w:val="Piedepgina"/>
          <w:jc w:val="right"/>
          <w:rPr>
            <w:ins w:id="280" w:author="none" w:date="2010-06-08T22:59:00Z"/>
          </w:rPr>
        </w:pPr>
        <w:ins w:id="281" w:author="none" w:date="2010-06-08T22:59:00Z">
          <w:r>
            <w:fldChar w:fldCharType="begin"/>
          </w:r>
          <w:r w:rsidR="004822C7">
            <w:instrText xml:space="preserve"> PAGE   \* MERGEFORMAT </w:instrText>
          </w:r>
          <w:r>
            <w:fldChar w:fldCharType="separate"/>
          </w:r>
        </w:ins>
        <w:r w:rsidR="00B31884">
          <w:rPr>
            <w:noProof/>
          </w:rPr>
          <w:t>91</w:t>
        </w:r>
        <w:ins w:id="282" w:author="none" w:date="2010-06-08T22:59:00Z">
          <w:r>
            <w:fldChar w:fldCharType="end"/>
          </w:r>
        </w:ins>
      </w:p>
    </w:sdtContent>
    <w:customXmlInsRangeStart w:id="283" w:author="none" w:date="2010-06-08T22:59:00Z"/>
  </w:sdt>
  <w:customXmlInsRangeEnd w:id="283"/>
  <w:p w:rsidR="001A54F1" w:rsidRDefault="004822C7" w:rsidP="001A54F1">
    <w:pPr>
      <w:pStyle w:val="Piedepgina"/>
      <w:tabs>
        <w:tab w:val="clear" w:pos="4904"/>
        <w:tab w:val="clear" w:pos="9723"/>
        <w:tab w:val="left" w:pos="6975"/>
      </w:tabs>
      <w:pPrChange w:id="284" w:author="none" w:date="2010-06-08T23:00:00Z">
        <w:pPr>
          <w:pStyle w:val="Piedepgina"/>
        </w:pPr>
      </w:pPrChange>
    </w:pPr>
    <w:ins w:id="285" w:author="none" w:date="2010-06-08T23:00:00Z">
      <w:r>
        <w:tab/>
      </w:r>
    </w:ins>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22C7" w:rsidRDefault="001A54F1" w:rsidP="004822C7">
    <w:pPr>
      <w:pStyle w:val="Piedepgina"/>
      <w:jc w:val="right"/>
      <w:rPr>
        <w:ins w:id="293" w:author="none" w:date="2010-06-08T22:59:00Z"/>
      </w:rPr>
    </w:pPr>
    <w:ins w:id="294" w:author="none" w:date="2010-06-08T22:59:00Z">
      <w:r>
        <w:fldChar w:fldCharType="begin"/>
      </w:r>
      <w:r w:rsidR="004822C7">
        <w:instrText xml:space="preserve"> PAGE   \* MERGEFORMAT </w:instrText>
      </w:r>
      <w:r>
        <w:fldChar w:fldCharType="separate"/>
      </w:r>
    </w:ins>
    <w:r w:rsidR="00B31884">
      <w:rPr>
        <w:noProof/>
      </w:rPr>
      <w:t>93</w:t>
    </w:r>
    <w:ins w:id="295" w:author="none" w:date="2010-06-08T22:59:00Z">
      <w:r>
        <w:fldChar w:fldCharType="end"/>
      </w:r>
    </w:ins>
  </w:p>
  <w:p w:rsidR="001A54F1" w:rsidRDefault="004822C7" w:rsidP="001A54F1">
    <w:pPr>
      <w:pStyle w:val="Piedepgina"/>
      <w:tabs>
        <w:tab w:val="clear" w:pos="4904"/>
        <w:tab w:val="clear" w:pos="9723"/>
        <w:tab w:val="left" w:pos="6975"/>
      </w:tabs>
      <w:pPrChange w:id="296" w:author="none" w:date="2010-06-08T23:00:00Z">
        <w:pPr>
          <w:pStyle w:val="Piedepgina"/>
        </w:pPr>
      </w:pPrChange>
    </w:pPr>
    <w:ins w:id="297" w:author="none" w:date="2010-06-08T23:00:00Z">
      <w:r>
        <w:tab/>
      </w:r>
    </w:ins>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6D95" w:rsidRDefault="00246D95" w:rsidP="00AE30D0">
      <w:pPr>
        <w:spacing w:before="0" w:after="0"/>
      </w:pPr>
      <w:r>
        <w:separator/>
      </w:r>
    </w:p>
  </w:footnote>
  <w:footnote w:type="continuationSeparator" w:id="1">
    <w:p w:rsidR="00246D95" w:rsidRDefault="00246D95" w:rsidP="00AE30D0">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0E16" w:rsidRDefault="005C0E16" w:rsidP="005C0E16">
    <w:pPr>
      <w:pStyle w:val="Encabezado"/>
    </w:pPr>
    <w:r>
      <w:rPr>
        <w:noProof/>
        <w:color w:val="808080" w:themeColor="background1" w:themeShade="80"/>
        <w:lang w:val="es-ES"/>
      </w:rPr>
      <w:drawing>
        <wp:anchor distT="0" distB="0" distL="114300" distR="114300" simplePos="0" relativeHeight="251658240" behindDoc="0" locked="0" layoutInCell="1" allowOverlap="1">
          <wp:simplePos x="0" y="0"/>
          <wp:positionH relativeFrom="column">
            <wp:posOffset>5159375</wp:posOffset>
          </wp:positionH>
          <wp:positionV relativeFrom="paragraph">
            <wp:posOffset>-21590</wp:posOffset>
          </wp:positionV>
          <wp:extent cx="314325" cy="307975"/>
          <wp:effectExtent l="19050" t="0" r="9525" b="0"/>
          <wp:wrapSquare wrapText="bothSides"/>
          <wp:docPr id="181" name="180 Imagen" descr="star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viewer.png"/>
                  <pic:cNvPicPr/>
                </pic:nvPicPr>
                <pic:blipFill>
                  <a:blip r:embed="rId1"/>
                  <a:stretch>
                    <a:fillRect/>
                  </a:stretch>
                </pic:blipFill>
                <pic:spPr>
                  <a:xfrm>
                    <a:off x="0" y="0"/>
                    <a:ext cx="314325" cy="307975"/>
                  </a:xfrm>
                  <a:prstGeom prst="rect">
                    <a:avLst/>
                  </a:prstGeom>
                </pic:spPr>
              </pic:pic>
            </a:graphicData>
          </a:graphic>
        </wp:anchor>
      </w:drawing>
    </w:r>
    <w:r>
      <w:rPr>
        <w:color w:val="808080" w:themeColor="background1" w:themeShade="80"/>
      </w:rPr>
      <w:t>Manual d’usuari –</w:t>
    </w:r>
    <w:r w:rsidRPr="00FA588C">
      <w:rPr>
        <w:color w:val="808080" w:themeColor="background1" w:themeShade="80"/>
      </w:rPr>
      <w:t xml:space="preserve"> </w:t>
    </w:r>
    <w:r>
      <w:rPr>
        <w:color w:val="808080" w:themeColor="background1" w:themeShade="80"/>
      </w:rPr>
      <w:t xml:space="preserve">Starviewer        .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22C7" w:rsidRDefault="004822C7" w:rsidP="005C0E16">
    <w:pPr>
      <w:pStyle w:val="Encabezado"/>
    </w:pPr>
    <w:r>
      <w:rPr>
        <w:noProof/>
        <w:color w:val="808080" w:themeColor="background1" w:themeShade="80"/>
        <w:lang w:val="es-ES"/>
      </w:rPr>
      <w:drawing>
        <wp:anchor distT="0" distB="0" distL="114300" distR="114300" simplePos="0" relativeHeight="251660288" behindDoc="0" locked="0" layoutInCell="1" allowOverlap="1">
          <wp:simplePos x="0" y="0"/>
          <wp:positionH relativeFrom="column">
            <wp:posOffset>5159375</wp:posOffset>
          </wp:positionH>
          <wp:positionV relativeFrom="paragraph">
            <wp:posOffset>-21590</wp:posOffset>
          </wp:positionV>
          <wp:extent cx="314325" cy="307975"/>
          <wp:effectExtent l="19050" t="0" r="9525" b="0"/>
          <wp:wrapSquare wrapText="bothSides"/>
          <wp:docPr id="2" name="180 Imagen" descr="star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viewer.png"/>
                  <pic:cNvPicPr/>
                </pic:nvPicPr>
                <pic:blipFill>
                  <a:blip r:embed="rId1"/>
                  <a:stretch>
                    <a:fillRect/>
                  </a:stretch>
                </pic:blipFill>
                <pic:spPr>
                  <a:xfrm>
                    <a:off x="0" y="0"/>
                    <a:ext cx="314325" cy="307975"/>
                  </a:xfrm>
                  <a:prstGeom prst="rect">
                    <a:avLst/>
                  </a:prstGeom>
                </pic:spPr>
              </pic:pic>
            </a:graphicData>
          </a:graphic>
        </wp:anchor>
      </w:drawing>
    </w:r>
    <w:r>
      <w:rPr>
        <w:color w:val="808080" w:themeColor="background1" w:themeShade="80"/>
      </w:rPr>
      <w:t>Manual d’usuari –</w:t>
    </w:r>
    <w:r w:rsidRPr="00FA588C">
      <w:rPr>
        <w:color w:val="808080" w:themeColor="background1" w:themeShade="80"/>
      </w:rPr>
      <w:t xml:space="preserve"> </w:t>
    </w:r>
    <w:r>
      <w:rPr>
        <w:color w:val="808080" w:themeColor="background1" w:themeShade="80"/>
      </w:rPr>
      <w:t xml:space="preserve">Starviewer        .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22C7" w:rsidRDefault="00246D95" w:rsidP="004822C7">
    <w:pPr>
      <w:pStyle w:val="Encabezado"/>
      <w:rPr>
        <w:ins w:id="276" w:author="none" w:date="2010-06-08T22:56:00Z"/>
      </w:rPr>
    </w:pPr>
    <w:ins w:id="277" w:author="none" w:date="2010-06-08T22:56:00Z">
      <w:r>
        <w:rPr>
          <w:noProof/>
          <w:color w:val="808080" w:themeColor="background1" w:themeShade="80"/>
          <w:lang w:val="es-ES"/>
          <w:rPrChange w:id="278">
            <w:rPr>
              <w:noProof/>
              <w:lang w:val="es-ES"/>
            </w:rPr>
          </w:rPrChange>
        </w:rPr>
        <w:drawing>
          <wp:anchor distT="0" distB="0" distL="114300" distR="114300" simplePos="0" relativeHeight="251662336" behindDoc="0" locked="0" layoutInCell="1" allowOverlap="1">
            <wp:simplePos x="0" y="0"/>
            <wp:positionH relativeFrom="column">
              <wp:posOffset>7730490</wp:posOffset>
            </wp:positionH>
            <wp:positionV relativeFrom="paragraph">
              <wp:posOffset>-19050</wp:posOffset>
            </wp:positionV>
            <wp:extent cx="314325" cy="304800"/>
            <wp:effectExtent l="19050" t="0" r="9525" b="0"/>
            <wp:wrapSquare wrapText="bothSides"/>
            <wp:docPr id="3" name="180 Imagen" descr="star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viewer.png"/>
                    <pic:cNvPicPr/>
                  </pic:nvPicPr>
                  <pic:blipFill>
                    <a:blip r:embed="rId1"/>
                    <a:stretch>
                      <a:fillRect/>
                    </a:stretch>
                  </pic:blipFill>
                  <pic:spPr>
                    <a:xfrm>
                      <a:off x="0" y="0"/>
                      <a:ext cx="314325" cy="304800"/>
                    </a:xfrm>
                    <a:prstGeom prst="rect">
                      <a:avLst/>
                    </a:prstGeom>
                  </pic:spPr>
                </pic:pic>
              </a:graphicData>
            </a:graphic>
          </wp:anchor>
        </w:drawing>
      </w:r>
      <w:r w:rsidR="004822C7">
        <w:rPr>
          <w:color w:val="808080" w:themeColor="background1" w:themeShade="80"/>
        </w:rPr>
        <w:t>Manual d’usuari –</w:t>
      </w:r>
      <w:r w:rsidR="004822C7" w:rsidRPr="00FA588C">
        <w:rPr>
          <w:color w:val="808080" w:themeColor="background1" w:themeShade="80"/>
        </w:rPr>
        <w:t xml:space="preserve"> </w:t>
      </w:r>
      <w:r w:rsidR="004822C7">
        <w:rPr>
          <w:color w:val="808080" w:themeColor="background1" w:themeShade="80"/>
        </w:rPr>
        <w:t xml:space="preserve">Starviewer        .    </w:t>
      </w:r>
    </w:ins>
  </w:p>
  <w:p w:rsidR="004822C7" w:rsidRDefault="004822C7">
    <w:pPr>
      <w:pStyle w:val="Encabezad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22C7" w:rsidRDefault="00246D95" w:rsidP="004822C7">
    <w:pPr>
      <w:pStyle w:val="Encabezado"/>
      <w:rPr>
        <w:ins w:id="290" w:author="none" w:date="2010-06-08T22:56:00Z"/>
      </w:rPr>
    </w:pPr>
    <w:ins w:id="291" w:author="none" w:date="2010-06-08T22:56:00Z">
      <w:r>
        <w:rPr>
          <w:noProof/>
          <w:color w:val="808080" w:themeColor="background1" w:themeShade="80"/>
          <w:lang w:val="es-ES"/>
          <w:rPrChange w:id="292">
            <w:rPr>
              <w:noProof/>
              <w:lang w:val="es-ES"/>
            </w:rPr>
          </w:rPrChange>
        </w:rPr>
        <w:drawing>
          <wp:anchor distT="0" distB="0" distL="114300" distR="114300" simplePos="0" relativeHeight="251664384" behindDoc="0" locked="0" layoutInCell="1" allowOverlap="1">
            <wp:simplePos x="0" y="0"/>
            <wp:positionH relativeFrom="column">
              <wp:posOffset>5238750</wp:posOffset>
            </wp:positionH>
            <wp:positionV relativeFrom="paragraph">
              <wp:posOffset>-19050</wp:posOffset>
            </wp:positionV>
            <wp:extent cx="314325" cy="304800"/>
            <wp:effectExtent l="19050" t="0" r="9525" b="0"/>
            <wp:wrapSquare wrapText="bothSides"/>
            <wp:docPr id="25" name="180 Imagen" descr="star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viewer.png"/>
                    <pic:cNvPicPr/>
                  </pic:nvPicPr>
                  <pic:blipFill>
                    <a:blip r:embed="rId1"/>
                    <a:stretch>
                      <a:fillRect/>
                    </a:stretch>
                  </pic:blipFill>
                  <pic:spPr>
                    <a:xfrm>
                      <a:off x="0" y="0"/>
                      <a:ext cx="314325" cy="304800"/>
                    </a:xfrm>
                    <a:prstGeom prst="rect">
                      <a:avLst/>
                    </a:prstGeom>
                  </pic:spPr>
                </pic:pic>
              </a:graphicData>
            </a:graphic>
          </wp:anchor>
        </w:drawing>
      </w:r>
      <w:r w:rsidR="004822C7">
        <w:rPr>
          <w:color w:val="808080" w:themeColor="background1" w:themeShade="80"/>
        </w:rPr>
        <w:t>Manual d’usuari –</w:t>
      </w:r>
      <w:r w:rsidR="004822C7" w:rsidRPr="00FA588C">
        <w:rPr>
          <w:color w:val="808080" w:themeColor="background1" w:themeShade="80"/>
        </w:rPr>
        <w:t xml:space="preserve"> </w:t>
      </w:r>
      <w:r w:rsidR="004822C7">
        <w:rPr>
          <w:color w:val="808080" w:themeColor="background1" w:themeShade="80"/>
        </w:rPr>
        <w:t xml:space="preserve">Starviewer        .    </w:t>
      </w:r>
    </w:ins>
  </w:p>
  <w:p w:rsidR="004822C7" w:rsidRDefault="004822C7">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6"/>
  <w:displayBackgroundShape/>
  <w:stylePaneFormatFilter w:val="3F01"/>
  <w:defaultTabStop w:val="709"/>
  <w:hyphenationZone w:val="425"/>
  <w:drawingGridHorizontalSpacing w:val="100"/>
  <w:drawingGridVerticalSpacing w:val="0"/>
  <w:displayHorizontalDrawingGridEvery w:val="0"/>
  <w:displayVerticalDrawingGridEvery w:val="0"/>
  <w:noPunctuationKerning/>
  <w:characterSpacingControl w:val="doNotCompress"/>
  <w:strictFirstAndLastChars/>
  <w:hdrShapeDefaults>
    <o:shapedefaults v:ext="edit" spidmax="13314">
      <o:colormru v:ext="edit" colors="#73b64a"/>
      <o:colormenu v:ext="edit" fillcolor="none [4]" strokecolor="none [1]" shadowcolor="none [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compat>
  <w:rsids>
    <w:rsidRoot w:val="007844C3"/>
    <w:rsid w:val="00022059"/>
    <w:rsid w:val="00057589"/>
    <w:rsid w:val="000A546F"/>
    <w:rsid w:val="000C7ACC"/>
    <w:rsid w:val="000F52A4"/>
    <w:rsid w:val="001026DC"/>
    <w:rsid w:val="00146E90"/>
    <w:rsid w:val="0017374C"/>
    <w:rsid w:val="001911EA"/>
    <w:rsid w:val="001A54F1"/>
    <w:rsid w:val="001B5392"/>
    <w:rsid w:val="001D00B3"/>
    <w:rsid w:val="00246D95"/>
    <w:rsid w:val="002652DB"/>
    <w:rsid w:val="002865E8"/>
    <w:rsid w:val="0030093B"/>
    <w:rsid w:val="00322348"/>
    <w:rsid w:val="00334E8A"/>
    <w:rsid w:val="00376556"/>
    <w:rsid w:val="00381C36"/>
    <w:rsid w:val="00442905"/>
    <w:rsid w:val="004503D5"/>
    <w:rsid w:val="004822C7"/>
    <w:rsid w:val="004A41BC"/>
    <w:rsid w:val="004E7458"/>
    <w:rsid w:val="005068A3"/>
    <w:rsid w:val="00533AD6"/>
    <w:rsid w:val="00550131"/>
    <w:rsid w:val="00584E38"/>
    <w:rsid w:val="005C0E16"/>
    <w:rsid w:val="006C273F"/>
    <w:rsid w:val="006E6986"/>
    <w:rsid w:val="006F5A5F"/>
    <w:rsid w:val="00706082"/>
    <w:rsid w:val="007844C3"/>
    <w:rsid w:val="007B1E88"/>
    <w:rsid w:val="007C6D30"/>
    <w:rsid w:val="00801F37"/>
    <w:rsid w:val="00895526"/>
    <w:rsid w:val="00896586"/>
    <w:rsid w:val="00905DE9"/>
    <w:rsid w:val="00907591"/>
    <w:rsid w:val="00932CAF"/>
    <w:rsid w:val="009F49CF"/>
    <w:rsid w:val="00A07FD3"/>
    <w:rsid w:val="00A455C1"/>
    <w:rsid w:val="00A955FD"/>
    <w:rsid w:val="00A97DBD"/>
    <w:rsid w:val="00AE30D0"/>
    <w:rsid w:val="00B00E4A"/>
    <w:rsid w:val="00B31884"/>
    <w:rsid w:val="00B45225"/>
    <w:rsid w:val="00B51B97"/>
    <w:rsid w:val="00B54F2C"/>
    <w:rsid w:val="00BF19C7"/>
    <w:rsid w:val="00C020F9"/>
    <w:rsid w:val="00C24B64"/>
    <w:rsid w:val="00C55011"/>
    <w:rsid w:val="00C86126"/>
    <w:rsid w:val="00D26938"/>
    <w:rsid w:val="00D934FC"/>
    <w:rsid w:val="00DD6BB7"/>
    <w:rsid w:val="00EC00B7"/>
    <w:rsid w:val="00EE43D2"/>
    <w:rsid w:val="00F12AD4"/>
    <w:rsid w:val="00F62D7E"/>
    <w:rsid w:val="00FA588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3314">
      <o:colormru v:ext="edit" colors="#73b64a"/>
      <o:colormenu v:ext="edit" fillcolor="none [4]" strokecolor="none [1]" shadowcolor="none [2]"/>
    </o:shapedefaults>
    <o:shapelayout v:ext="edit">
      <o:idmap v:ext="edit" data="1"/>
      <o:regrouptable v:ext="edit">
        <o:entry new="1" old="0"/>
        <o:entry new="2" old="0"/>
        <o:entry new="3" old="2"/>
        <o:entry new="4" old="0"/>
        <o:entry new="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uiPriority="99" w:qFormat="1"/>
    <w:lsdException w:name="heading 2" w:qFormat="1"/>
    <w:lsdException w:name="heading 3" w:semiHidden="1" w:unhideWhenUsed="1" w:qFormat="1"/>
    <w:lsdException w:name="heading 4" w:semiHidden="1"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Body Text" w:uiPriority="99"/>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42905"/>
    <w:pPr>
      <w:widowControl w:val="0"/>
      <w:suppressAutoHyphens/>
      <w:spacing w:before="86" w:after="86"/>
      <w:ind w:left="86" w:right="86"/>
    </w:pPr>
    <w:rPr>
      <w:rFonts w:ascii="Verdana" w:eastAsia="Verdana" w:hAnsi="Verdana"/>
      <w:lang w:val="en-US"/>
    </w:rPr>
  </w:style>
  <w:style w:type="paragraph" w:styleId="Ttulo1">
    <w:name w:val="heading 1"/>
    <w:basedOn w:val="Heading"/>
    <w:next w:val="Textoindependiente"/>
    <w:link w:val="Ttulo1Car"/>
    <w:uiPriority w:val="99"/>
    <w:qFormat/>
    <w:rsid w:val="005068A3"/>
    <w:pPr>
      <w:pBdr>
        <w:bottom w:val="dotted" w:sz="4" w:space="1" w:color="74B74A"/>
      </w:pBdr>
      <w:tabs>
        <w:tab w:val="num" w:pos="0"/>
      </w:tabs>
      <w:ind w:left="0"/>
      <w:outlineLvl w:val="0"/>
    </w:pPr>
    <w:rPr>
      <w:rFonts w:ascii="Trebuchet MS" w:hAnsi="Trebuchet MS"/>
      <w:b/>
      <w:bCs/>
      <w:color w:val="74B74A"/>
      <w:sz w:val="36"/>
      <w:szCs w:val="48"/>
    </w:rPr>
  </w:style>
  <w:style w:type="paragraph" w:styleId="Ttulo2">
    <w:name w:val="heading 2"/>
    <w:basedOn w:val="Heading"/>
    <w:next w:val="Textoindependiente"/>
    <w:qFormat/>
    <w:rsid w:val="00AE30D0"/>
    <w:pPr>
      <w:tabs>
        <w:tab w:val="num" w:pos="0"/>
      </w:tabs>
      <w:ind w:left="0"/>
      <w:outlineLvl w:val="1"/>
    </w:pPr>
    <w:rPr>
      <w:b/>
      <w:bCs/>
      <w:i/>
      <w:iCs/>
      <w:color w:val="74B74A"/>
    </w:rPr>
  </w:style>
  <w:style w:type="paragraph" w:styleId="Ttulo4">
    <w:name w:val="heading 4"/>
    <w:basedOn w:val="Normal"/>
    <w:next w:val="Normal"/>
    <w:link w:val="Ttulo4Car"/>
    <w:uiPriority w:val="99"/>
    <w:qFormat/>
    <w:rsid w:val="00381C36"/>
    <w:pPr>
      <w:keepNext/>
      <w:keepLines/>
      <w:suppressAutoHyphens w:val="0"/>
      <w:autoSpaceDE w:val="0"/>
      <w:autoSpaceDN w:val="0"/>
      <w:adjustRightInd w:val="0"/>
      <w:spacing w:before="200" w:after="0" w:line="276" w:lineRule="auto"/>
      <w:ind w:left="0" w:right="0"/>
      <w:jc w:val="both"/>
      <w:outlineLvl w:val="3"/>
    </w:pPr>
    <w:rPr>
      <w:rFonts w:ascii="Cambria" w:eastAsiaTheme="minorEastAsia" w:hAnsi="Cambria" w:cs="Cambria"/>
      <w:b/>
      <w:bCs/>
      <w:i/>
      <w:iCs/>
      <w:color w:val="4F81BD"/>
      <w:sz w:val="22"/>
      <w:szCs w:val="22"/>
      <w:shd w:val="clear" w:color="auto" w:fill="FFFFF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otnoteCharacters">
    <w:name w:val="Footnote Characters"/>
    <w:rsid w:val="00442905"/>
  </w:style>
  <w:style w:type="character" w:styleId="Hipervnculo">
    <w:name w:val="Hyperlink"/>
    <w:uiPriority w:val="99"/>
    <w:rsid w:val="00442905"/>
    <w:rPr>
      <w:color w:val="000080"/>
      <w:u w:val="single"/>
    </w:rPr>
  </w:style>
  <w:style w:type="character" w:customStyle="1" w:styleId="EndnoteCharacters">
    <w:name w:val="Endnote Characters"/>
    <w:rsid w:val="00442905"/>
  </w:style>
  <w:style w:type="paragraph" w:styleId="Textoindependiente">
    <w:name w:val="Body Text"/>
    <w:basedOn w:val="Normal"/>
    <w:link w:val="TextoindependienteCar"/>
    <w:uiPriority w:val="99"/>
    <w:rsid w:val="00442905"/>
    <w:pPr>
      <w:spacing w:before="0" w:after="0"/>
      <w:ind w:left="0" w:right="0"/>
    </w:pPr>
  </w:style>
  <w:style w:type="paragraph" w:customStyle="1" w:styleId="Heading">
    <w:name w:val="Heading"/>
    <w:basedOn w:val="Normal"/>
    <w:next w:val="Textoindependiente"/>
    <w:rsid w:val="00442905"/>
    <w:pPr>
      <w:keepNext/>
      <w:spacing w:before="240" w:after="283"/>
    </w:pPr>
    <w:rPr>
      <w:rFonts w:ascii="Albany" w:eastAsia="HG Mincho Light J" w:hAnsi="Albany" w:cs="Arial Unicode MS"/>
      <w:sz w:val="28"/>
      <w:szCs w:val="28"/>
    </w:rPr>
  </w:style>
  <w:style w:type="paragraph" w:styleId="Lista">
    <w:name w:val="List"/>
    <w:basedOn w:val="Textoindependiente"/>
    <w:rsid w:val="00442905"/>
  </w:style>
  <w:style w:type="paragraph" w:styleId="Encabezado">
    <w:name w:val="header"/>
    <w:basedOn w:val="Normal"/>
    <w:link w:val="EncabezadoCar"/>
    <w:uiPriority w:val="99"/>
    <w:rsid w:val="002865E8"/>
    <w:pPr>
      <w:suppressLineNumbers/>
      <w:tabs>
        <w:tab w:val="center" w:pos="4904"/>
        <w:tab w:val="right" w:pos="9723"/>
      </w:tabs>
      <w:jc w:val="right"/>
    </w:pPr>
  </w:style>
  <w:style w:type="paragraph" w:styleId="Piedepgina">
    <w:name w:val="footer"/>
    <w:basedOn w:val="Normal"/>
    <w:link w:val="PiedepginaCar"/>
    <w:uiPriority w:val="99"/>
    <w:rsid w:val="00442905"/>
    <w:pPr>
      <w:suppressLineNumbers/>
      <w:tabs>
        <w:tab w:val="center" w:pos="4904"/>
        <w:tab w:val="right" w:pos="9723"/>
      </w:tabs>
    </w:pPr>
  </w:style>
  <w:style w:type="paragraph" w:customStyle="1" w:styleId="TableContents">
    <w:name w:val="Table Contents"/>
    <w:basedOn w:val="Textoindependiente"/>
    <w:rsid w:val="00442905"/>
  </w:style>
  <w:style w:type="paragraph" w:customStyle="1" w:styleId="Caption1">
    <w:name w:val="Caption1"/>
    <w:basedOn w:val="Normal"/>
    <w:rsid w:val="00442905"/>
    <w:pPr>
      <w:suppressLineNumbers/>
      <w:spacing w:before="120" w:after="120"/>
    </w:pPr>
    <w:rPr>
      <w:i/>
      <w:iCs/>
      <w:sz w:val="24"/>
      <w:szCs w:val="24"/>
    </w:rPr>
  </w:style>
  <w:style w:type="paragraph" w:customStyle="1" w:styleId="Framecontents">
    <w:name w:val="Frame contents"/>
    <w:basedOn w:val="Textoindependiente"/>
    <w:rsid w:val="00442905"/>
  </w:style>
  <w:style w:type="paragraph" w:styleId="Remitedesobre">
    <w:name w:val="envelope return"/>
    <w:basedOn w:val="Normal"/>
    <w:rsid w:val="00442905"/>
    <w:pPr>
      <w:spacing w:before="0" w:after="0"/>
    </w:pPr>
    <w:rPr>
      <w:i/>
    </w:rPr>
  </w:style>
  <w:style w:type="paragraph" w:customStyle="1" w:styleId="Index">
    <w:name w:val="Index"/>
    <w:basedOn w:val="Normal"/>
    <w:rsid w:val="00442905"/>
    <w:pPr>
      <w:suppressLineNumbers/>
    </w:pPr>
  </w:style>
  <w:style w:type="paragraph" w:customStyle="1" w:styleId="PreformattedText">
    <w:name w:val="Preformatted Text"/>
    <w:basedOn w:val="Normal"/>
    <w:rsid w:val="00442905"/>
    <w:pPr>
      <w:spacing w:before="0" w:after="0"/>
    </w:pPr>
    <w:rPr>
      <w:rFonts w:ascii="Courier New" w:eastAsia="Courier New" w:hAnsi="Courier New" w:cs="Courier New"/>
    </w:rPr>
  </w:style>
  <w:style w:type="paragraph" w:customStyle="1" w:styleId="HorizontalLine">
    <w:name w:val="Horizontal Line"/>
    <w:basedOn w:val="Normal"/>
    <w:next w:val="Textoindependiente"/>
    <w:rsid w:val="00442905"/>
    <w:pPr>
      <w:pBdr>
        <w:bottom w:val="double" w:sz="1" w:space="0" w:color="808080"/>
      </w:pBdr>
      <w:spacing w:before="0" w:after="283"/>
    </w:pPr>
    <w:rPr>
      <w:sz w:val="12"/>
    </w:rPr>
  </w:style>
  <w:style w:type="character" w:customStyle="1" w:styleId="Ttulo1Car">
    <w:name w:val="Título 1 Car"/>
    <w:basedOn w:val="Fuentedeprrafopredeter"/>
    <w:link w:val="Ttulo1"/>
    <w:uiPriority w:val="99"/>
    <w:rsid w:val="005068A3"/>
    <w:rPr>
      <w:rFonts w:ascii="Trebuchet MS" w:eastAsia="HG Mincho Light J" w:hAnsi="Trebuchet MS" w:cs="Arial Unicode MS"/>
      <w:b/>
      <w:bCs/>
      <w:color w:val="74B74A"/>
      <w:sz w:val="36"/>
      <w:szCs w:val="48"/>
      <w:lang w:val="en-US"/>
    </w:rPr>
  </w:style>
  <w:style w:type="paragraph" w:styleId="Sinespaciado">
    <w:name w:val="No Spacing"/>
    <w:link w:val="SinespaciadoCar"/>
    <w:uiPriority w:val="1"/>
    <w:qFormat/>
    <w:rsid w:val="005068A3"/>
    <w:pPr>
      <w:widowControl w:val="0"/>
      <w:suppressAutoHyphens/>
      <w:ind w:left="86" w:right="86"/>
    </w:pPr>
    <w:rPr>
      <w:rFonts w:ascii="Verdana" w:eastAsia="Verdana" w:hAnsi="Verdana"/>
      <w:lang w:val="en-US"/>
    </w:rPr>
  </w:style>
  <w:style w:type="character" w:styleId="nfasissutil">
    <w:name w:val="Subtle Emphasis"/>
    <w:basedOn w:val="Fuentedeprrafopredeter"/>
    <w:uiPriority w:val="19"/>
    <w:qFormat/>
    <w:rsid w:val="005068A3"/>
    <w:rPr>
      <w:i/>
      <w:iCs/>
      <w:color w:val="808080"/>
    </w:rPr>
  </w:style>
  <w:style w:type="character" w:styleId="nfasisintenso">
    <w:name w:val="Intense Emphasis"/>
    <w:basedOn w:val="Fuentedeprrafopredeter"/>
    <w:uiPriority w:val="21"/>
    <w:qFormat/>
    <w:rsid w:val="005068A3"/>
    <w:rPr>
      <w:b/>
      <w:bCs/>
      <w:i/>
      <w:iCs/>
      <w:color w:val="4F81BD"/>
    </w:rPr>
  </w:style>
  <w:style w:type="paragraph" w:styleId="Cita">
    <w:name w:val="Quote"/>
    <w:basedOn w:val="Normal"/>
    <w:next w:val="Normal"/>
    <w:link w:val="CitaCar"/>
    <w:uiPriority w:val="29"/>
    <w:qFormat/>
    <w:rsid w:val="005068A3"/>
    <w:rPr>
      <w:i/>
      <w:iCs/>
      <w:color w:val="000000"/>
    </w:rPr>
  </w:style>
  <w:style w:type="character" w:customStyle="1" w:styleId="CitaCar">
    <w:name w:val="Cita Car"/>
    <w:basedOn w:val="Fuentedeprrafopredeter"/>
    <w:link w:val="Cita"/>
    <w:uiPriority w:val="29"/>
    <w:rsid w:val="005068A3"/>
    <w:rPr>
      <w:rFonts w:ascii="Verdana" w:eastAsia="Verdana" w:hAnsi="Verdana"/>
      <w:i/>
      <w:iCs/>
      <w:color w:val="000000"/>
      <w:lang w:val="en-US"/>
    </w:rPr>
  </w:style>
  <w:style w:type="table" w:styleId="Tablaconcuadrcula">
    <w:name w:val="Table Grid"/>
    <w:basedOn w:val="Tablanormal"/>
    <w:rsid w:val="005068A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Fuentedeprrafopredeter"/>
    <w:uiPriority w:val="99"/>
    <w:rsid w:val="00057589"/>
  </w:style>
  <w:style w:type="paragraph" w:styleId="Textodeglobo">
    <w:name w:val="Balloon Text"/>
    <w:basedOn w:val="Normal"/>
    <w:link w:val="TextodegloboCar"/>
    <w:rsid w:val="00EC00B7"/>
    <w:pPr>
      <w:spacing w:before="0" w:after="0"/>
    </w:pPr>
    <w:rPr>
      <w:rFonts w:ascii="Tahoma" w:hAnsi="Tahoma" w:cs="Tahoma"/>
      <w:sz w:val="16"/>
      <w:szCs w:val="16"/>
    </w:rPr>
  </w:style>
  <w:style w:type="character" w:customStyle="1" w:styleId="TextodegloboCar">
    <w:name w:val="Texto de globo Car"/>
    <w:basedOn w:val="Fuentedeprrafopredeter"/>
    <w:link w:val="Textodeglobo"/>
    <w:rsid w:val="00EC00B7"/>
    <w:rPr>
      <w:rFonts w:ascii="Tahoma" w:eastAsia="Verdana" w:hAnsi="Tahoma" w:cs="Tahoma"/>
      <w:sz w:val="16"/>
      <w:szCs w:val="16"/>
      <w:lang w:val="en-US"/>
    </w:rPr>
  </w:style>
  <w:style w:type="character" w:customStyle="1" w:styleId="Ttulo4Car">
    <w:name w:val="Título 4 Car"/>
    <w:basedOn w:val="Fuentedeprrafopredeter"/>
    <w:link w:val="Ttulo4"/>
    <w:uiPriority w:val="99"/>
    <w:rsid w:val="00381C36"/>
    <w:rPr>
      <w:rFonts w:ascii="Cambria" w:eastAsiaTheme="minorEastAsia" w:hAnsi="Cambria" w:cs="Cambria"/>
      <w:b/>
      <w:bCs/>
      <w:i/>
      <w:iCs/>
      <w:color w:val="4F81BD"/>
      <w:sz w:val="22"/>
      <w:szCs w:val="22"/>
    </w:rPr>
  </w:style>
  <w:style w:type="character" w:customStyle="1" w:styleId="TextoindependienteCar">
    <w:name w:val="Texto independiente Car"/>
    <w:basedOn w:val="Fuentedeprrafopredeter"/>
    <w:link w:val="Textoindependiente"/>
    <w:uiPriority w:val="99"/>
    <w:rsid w:val="00381C36"/>
    <w:rPr>
      <w:rFonts w:ascii="Verdana" w:eastAsia="Verdana" w:hAnsi="Verdana"/>
      <w:lang w:val="en-US"/>
    </w:rPr>
  </w:style>
  <w:style w:type="character" w:customStyle="1" w:styleId="apple-converted-space">
    <w:name w:val="apple-converted-space"/>
    <w:uiPriority w:val="99"/>
    <w:rsid w:val="00381C36"/>
    <w:rPr>
      <w:color w:val="000000"/>
      <w:shd w:val="clear" w:color="auto" w:fill="FFFFFF"/>
    </w:rPr>
  </w:style>
  <w:style w:type="paragraph" w:styleId="Ttulo">
    <w:name w:val="Title"/>
    <w:basedOn w:val="Normal"/>
    <w:next w:val="Normal"/>
    <w:link w:val="TtuloCar"/>
    <w:qFormat/>
    <w:rsid w:val="00381C36"/>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381C36"/>
    <w:rPr>
      <w:rFonts w:asciiTheme="majorHAnsi" w:eastAsiaTheme="majorEastAsia" w:hAnsiTheme="majorHAnsi" w:cstheme="majorBidi"/>
      <w:color w:val="17365D" w:themeColor="text2" w:themeShade="BF"/>
      <w:spacing w:val="5"/>
      <w:kern w:val="28"/>
      <w:sz w:val="52"/>
      <w:szCs w:val="52"/>
      <w:lang w:val="en-US"/>
    </w:rPr>
  </w:style>
  <w:style w:type="character" w:customStyle="1" w:styleId="SinespaciadoCar">
    <w:name w:val="Sin espaciado Car"/>
    <w:basedOn w:val="Fuentedeprrafopredeter"/>
    <w:link w:val="Sinespaciado"/>
    <w:uiPriority w:val="1"/>
    <w:rsid w:val="00381C36"/>
    <w:rPr>
      <w:rFonts w:ascii="Verdana" w:eastAsia="Verdana" w:hAnsi="Verdana"/>
      <w:lang w:val="en-US"/>
    </w:rPr>
  </w:style>
  <w:style w:type="paragraph" w:styleId="TtulodeTDC">
    <w:name w:val="TOC Heading"/>
    <w:basedOn w:val="Ttulo1"/>
    <w:next w:val="Normal"/>
    <w:uiPriority w:val="39"/>
    <w:unhideWhenUsed/>
    <w:qFormat/>
    <w:rsid w:val="00AE30D0"/>
    <w:pPr>
      <w:keepLines/>
      <w:widowControl/>
      <w:pBdr>
        <w:bottom w:val="none" w:sz="0" w:space="0" w:color="auto"/>
      </w:pBdr>
      <w:tabs>
        <w:tab w:val="clear" w:pos="0"/>
      </w:tabs>
      <w:suppressAutoHyphens w:val="0"/>
      <w:spacing w:before="480" w:after="0" w:line="276" w:lineRule="auto"/>
      <w:ind w:right="0"/>
      <w:outlineLvl w:val="9"/>
    </w:pPr>
    <w:rPr>
      <w:rFonts w:asciiTheme="majorHAnsi" w:eastAsiaTheme="majorEastAsia" w:hAnsiTheme="majorHAnsi" w:cstheme="majorBidi"/>
      <w:sz w:val="28"/>
      <w:szCs w:val="28"/>
      <w:lang w:val="es-ES" w:eastAsia="en-US"/>
    </w:rPr>
  </w:style>
  <w:style w:type="paragraph" w:styleId="TDC1">
    <w:name w:val="toc 1"/>
    <w:basedOn w:val="Normal"/>
    <w:next w:val="Normal"/>
    <w:autoRedefine/>
    <w:uiPriority w:val="39"/>
    <w:rsid w:val="009F49CF"/>
    <w:pPr>
      <w:tabs>
        <w:tab w:val="right" w:leader="dot" w:pos="8630"/>
      </w:tabs>
      <w:spacing w:after="100"/>
      <w:ind w:left="0"/>
    </w:pPr>
    <w:rPr>
      <w:lang w:val="ca-ES"/>
    </w:rPr>
  </w:style>
  <w:style w:type="paragraph" w:styleId="TDC2">
    <w:name w:val="toc 2"/>
    <w:basedOn w:val="Normal"/>
    <w:next w:val="Normal"/>
    <w:autoRedefine/>
    <w:uiPriority w:val="39"/>
    <w:rsid w:val="00381C36"/>
    <w:pPr>
      <w:spacing w:after="100"/>
      <w:ind w:left="200"/>
    </w:pPr>
  </w:style>
  <w:style w:type="character" w:customStyle="1" w:styleId="PiedepginaCar">
    <w:name w:val="Pie de página Car"/>
    <w:basedOn w:val="Fuentedeprrafopredeter"/>
    <w:link w:val="Piedepgina"/>
    <w:uiPriority w:val="99"/>
    <w:rsid w:val="002865E8"/>
    <w:rPr>
      <w:rFonts w:ascii="Verdana" w:eastAsia="Verdana" w:hAnsi="Verdana"/>
      <w:lang w:val="en-US"/>
    </w:rPr>
  </w:style>
  <w:style w:type="character" w:customStyle="1" w:styleId="EncabezadoCar">
    <w:name w:val="Encabezado Car"/>
    <w:basedOn w:val="Fuentedeprrafopredeter"/>
    <w:link w:val="Encabezado"/>
    <w:uiPriority w:val="99"/>
    <w:rsid w:val="002865E8"/>
    <w:rPr>
      <w:rFonts w:ascii="Verdana" w:eastAsia="Verdana" w:hAnsi="Verdana"/>
      <w:lang w:val="en-US"/>
    </w:rPr>
  </w:style>
  <w:style w:type="character" w:styleId="Textodelmarcadordeposicin">
    <w:name w:val="Placeholder Text"/>
    <w:basedOn w:val="Fuentedeprrafopredeter"/>
    <w:uiPriority w:val="99"/>
    <w:semiHidden/>
    <w:rsid w:val="006F5A5F"/>
    <w:rPr>
      <w:color w:val="808080"/>
    </w:rPr>
  </w:style>
</w:styles>
</file>

<file path=word/webSettings.xml><?xml version="1.0" encoding="utf-8"?>
<w:webSettings xmlns:r="http://schemas.openxmlformats.org/officeDocument/2006/relationships" xmlns:w="http://schemas.openxmlformats.org/wordprocessingml/2006/main">
  <w:divs>
    <w:div w:id="2091384846">
      <w:bodyDiv w:val="1"/>
      <w:marLeft w:val="0"/>
      <w:marRight w:val="0"/>
      <w:marTop w:val="0"/>
      <w:marBottom w:val="0"/>
      <w:divBdr>
        <w:top w:val="none" w:sz="0" w:space="0" w:color="auto"/>
        <w:left w:val="none" w:sz="0" w:space="0" w:color="auto"/>
        <w:bottom w:val="none" w:sz="0" w:space="0" w:color="auto"/>
        <w:right w:val="none" w:sz="0" w:space="0" w:color="auto"/>
      </w:divBdr>
      <w:divsChild>
        <w:div w:id="865293955">
          <w:marLeft w:val="0"/>
          <w:marRight w:val="0"/>
          <w:marTop w:val="0"/>
          <w:marBottom w:val="0"/>
          <w:divBdr>
            <w:top w:val="none" w:sz="0" w:space="0" w:color="auto"/>
            <w:left w:val="none" w:sz="0" w:space="0" w:color="auto"/>
            <w:bottom w:val="none" w:sz="0" w:space="0" w:color="auto"/>
            <w:right w:val="none" w:sz="0" w:space="0" w:color="auto"/>
          </w:divBdr>
          <w:divsChild>
            <w:div w:id="1550650257">
              <w:marLeft w:val="0"/>
              <w:marRight w:val="0"/>
              <w:marTop w:val="0"/>
              <w:marBottom w:val="0"/>
              <w:divBdr>
                <w:top w:val="none" w:sz="0" w:space="0" w:color="auto"/>
                <w:left w:val="none" w:sz="0" w:space="0" w:color="auto"/>
                <w:bottom w:val="none" w:sz="0" w:space="0" w:color="auto"/>
                <w:right w:val="none" w:sz="0" w:space="0" w:color="auto"/>
              </w:divBdr>
            </w:div>
          </w:divsChild>
        </w:div>
        <w:div w:id="803085406">
          <w:marLeft w:val="0"/>
          <w:marRight w:val="0"/>
          <w:marTop w:val="0"/>
          <w:marBottom w:val="0"/>
          <w:divBdr>
            <w:top w:val="none" w:sz="0" w:space="0" w:color="auto"/>
            <w:left w:val="none" w:sz="0" w:space="0" w:color="auto"/>
            <w:bottom w:val="none" w:sz="0" w:space="0" w:color="auto"/>
            <w:right w:val="none" w:sz="0" w:space="0" w:color="auto"/>
          </w:divBdr>
          <w:divsChild>
            <w:div w:id="1885634480">
              <w:marLeft w:val="0"/>
              <w:marRight w:val="0"/>
              <w:marTop w:val="0"/>
              <w:marBottom w:val="0"/>
              <w:divBdr>
                <w:top w:val="none" w:sz="0" w:space="0" w:color="auto"/>
                <w:left w:val="none" w:sz="0" w:space="0" w:color="auto"/>
                <w:bottom w:val="none" w:sz="0" w:space="0" w:color="auto"/>
                <w:right w:val="none" w:sz="0" w:space="0" w:color="auto"/>
              </w:divBdr>
            </w:div>
          </w:divsChild>
        </w:div>
        <w:div w:id="1611624355">
          <w:marLeft w:val="296"/>
          <w:marRight w:val="296"/>
          <w:marTop w:val="99"/>
          <w:marBottom w:val="99"/>
          <w:divBdr>
            <w:top w:val="none" w:sz="0" w:space="0" w:color="auto"/>
            <w:left w:val="none" w:sz="0" w:space="0" w:color="auto"/>
            <w:bottom w:val="none" w:sz="0" w:space="0" w:color="auto"/>
            <w:right w:val="none" w:sz="0" w:space="0" w:color="auto"/>
          </w:divBdr>
          <w:divsChild>
            <w:div w:id="704018406">
              <w:marLeft w:val="0"/>
              <w:marRight w:val="0"/>
              <w:marTop w:val="0"/>
              <w:marBottom w:val="0"/>
              <w:divBdr>
                <w:top w:val="none" w:sz="0" w:space="0" w:color="auto"/>
                <w:left w:val="none" w:sz="0" w:space="0" w:color="auto"/>
                <w:bottom w:val="none" w:sz="0" w:space="0" w:color="auto"/>
                <w:right w:val="none" w:sz="0" w:space="0" w:color="auto"/>
              </w:divBdr>
              <w:divsChild>
                <w:div w:id="1472135724">
                  <w:marLeft w:val="0"/>
                  <w:marRight w:val="0"/>
                  <w:marTop w:val="0"/>
                  <w:marBottom w:val="0"/>
                  <w:divBdr>
                    <w:top w:val="none" w:sz="0" w:space="0" w:color="auto"/>
                    <w:left w:val="none" w:sz="0" w:space="0" w:color="auto"/>
                    <w:bottom w:val="none" w:sz="0" w:space="0" w:color="auto"/>
                    <w:right w:val="none" w:sz="0" w:space="0" w:color="auto"/>
                  </w:divBdr>
                </w:div>
                <w:div w:id="1323894439">
                  <w:marLeft w:val="0"/>
                  <w:marRight w:val="0"/>
                  <w:marTop w:val="0"/>
                  <w:marBottom w:val="0"/>
                  <w:divBdr>
                    <w:top w:val="none" w:sz="0" w:space="0" w:color="auto"/>
                    <w:left w:val="none" w:sz="0" w:space="0" w:color="auto"/>
                    <w:bottom w:val="none" w:sz="0" w:space="0" w:color="auto"/>
                    <w:right w:val="none" w:sz="0" w:space="0" w:color="auto"/>
                  </w:divBdr>
                </w:div>
                <w:div w:id="971326542">
                  <w:marLeft w:val="0"/>
                  <w:marRight w:val="0"/>
                  <w:marTop w:val="0"/>
                  <w:marBottom w:val="0"/>
                  <w:divBdr>
                    <w:top w:val="none" w:sz="0" w:space="0" w:color="auto"/>
                    <w:left w:val="none" w:sz="0" w:space="0" w:color="auto"/>
                    <w:bottom w:val="none" w:sz="0" w:space="0" w:color="auto"/>
                    <w:right w:val="none" w:sz="0" w:space="0" w:color="auto"/>
                  </w:divBdr>
                </w:div>
                <w:div w:id="260795201">
                  <w:marLeft w:val="0"/>
                  <w:marRight w:val="0"/>
                  <w:marTop w:val="0"/>
                  <w:marBottom w:val="0"/>
                  <w:divBdr>
                    <w:top w:val="none" w:sz="0" w:space="0" w:color="auto"/>
                    <w:left w:val="none" w:sz="0" w:space="0" w:color="auto"/>
                    <w:bottom w:val="none" w:sz="0" w:space="0" w:color="auto"/>
                    <w:right w:val="none" w:sz="0" w:space="0" w:color="auto"/>
                  </w:divBdr>
                </w:div>
                <w:div w:id="1258518591">
                  <w:marLeft w:val="0"/>
                  <w:marRight w:val="0"/>
                  <w:marTop w:val="0"/>
                  <w:marBottom w:val="0"/>
                  <w:divBdr>
                    <w:top w:val="none" w:sz="0" w:space="0" w:color="auto"/>
                    <w:left w:val="none" w:sz="0" w:space="0" w:color="auto"/>
                    <w:bottom w:val="none" w:sz="0" w:space="0" w:color="auto"/>
                    <w:right w:val="none" w:sz="0" w:space="0" w:color="auto"/>
                  </w:divBdr>
                </w:div>
                <w:div w:id="969088241">
                  <w:marLeft w:val="0"/>
                  <w:marRight w:val="0"/>
                  <w:marTop w:val="0"/>
                  <w:marBottom w:val="0"/>
                  <w:divBdr>
                    <w:top w:val="none" w:sz="0" w:space="0" w:color="auto"/>
                    <w:left w:val="none" w:sz="0" w:space="0" w:color="auto"/>
                    <w:bottom w:val="none" w:sz="0" w:space="0" w:color="auto"/>
                    <w:right w:val="none" w:sz="0" w:space="0" w:color="auto"/>
                  </w:divBdr>
                </w:div>
                <w:div w:id="1333797887">
                  <w:marLeft w:val="0"/>
                  <w:marRight w:val="0"/>
                  <w:marTop w:val="0"/>
                  <w:marBottom w:val="0"/>
                  <w:divBdr>
                    <w:top w:val="none" w:sz="0" w:space="0" w:color="auto"/>
                    <w:left w:val="none" w:sz="0" w:space="0" w:color="auto"/>
                    <w:bottom w:val="none" w:sz="0" w:space="0" w:color="auto"/>
                    <w:right w:val="none" w:sz="0" w:space="0" w:color="auto"/>
                  </w:divBdr>
                </w:div>
                <w:div w:id="1836188297">
                  <w:marLeft w:val="0"/>
                  <w:marRight w:val="0"/>
                  <w:marTop w:val="0"/>
                  <w:marBottom w:val="0"/>
                  <w:divBdr>
                    <w:top w:val="none" w:sz="0" w:space="0" w:color="auto"/>
                    <w:left w:val="none" w:sz="0" w:space="0" w:color="auto"/>
                    <w:bottom w:val="none" w:sz="0" w:space="0" w:color="auto"/>
                    <w:right w:val="none" w:sz="0" w:space="0" w:color="auto"/>
                  </w:divBdr>
                </w:div>
                <w:div w:id="1242910554">
                  <w:marLeft w:val="0"/>
                  <w:marRight w:val="0"/>
                  <w:marTop w:val="0"/>
                  <w:marBottom w:val="0"/>
                  <w:divBdr>
                    <w:top w:val="none" w:sz="0" w:space="0" w:color="auto"/>
                    <w:left w:val="none" w:sz="0" w:space="0" w:color="auto"/>
                    <w:bottom w:val="none" w:sz="0" w:space="0" w:color="auto"/>
                    <w:right w:val="none" w:sz="0" w:space="0" w:color="auto"/>
                  </w:divBdr>
                </w:div>
                <w:div w:id="1384333317">
                  <w:marLeft w:val="0"/>
                  <w:marRight w:val="0"/>
                  <w:marTop w:val="0"/>
                  <w:marBottom w:val="0"/>
                  <w:divBdr>
                    <w:top w:val="none" w:sz="0" w:space="0" w:color="auto"/>
                    <w:left w:val="none" w:sz="0" w:space="0" w:color="auto"/>
                    <w:bottom w:val="none" w:sz="0" w:space="0" w:color="auto"/>
                    <w:right w:val="none" w:sz="0" w:space="0" w:color="auto"/>
                  </w:divBdr>
                </w:div>
                <w:div w:id="532886416">
                  <w:marLeft w:val="0"/>
                  <w:marRight w:val="0"/>
                  <w:marTop w:val="0"/>
                  <w:marBottom w:val="0"/>
                  <w:divBdr>
                    <w:top w:val="none" w:sz="0" w:space="0" w:color="auto"/>
                    <w:left w:val="none" w:sz="0" w:space="0" w:color="auto"/>
                    <w:bottom w:val="none" w:sz="0" w:space="0" w:color="auto"/>
                    <w:right w:val="none" w:sz="0" w:space="0" w:color="auto"/>
                  </w:divBdr>
                </w:div>
                <w:div w:id="767770094">
                  <w:marLeft w:val="0"/>
                  <w:marRight w:val="0"/>
                  <w:marTop w:val="0"/>
                  <w:marBottom w:val="0"/>
                  <w:divBdr>
                    <w:top w:val="none" w:sz="0" w:space="0" w:color="auto"/>
                    <w:left w:val="none" w:sz="0" w:space="0" w:color="auto"/>
                    <w:bottom w:val="none" w:sz="0" w:space="0" w:color="auto"/>
                    <w:right w:val="none" w:sz="0" w:space="0" w:color="auto"/>
                  </w:divBdr>
                </w:div>
                <w:div w:id="2087604442">
                  <w:marLeft w:val="0"/>
                  <w:marRight w:val="0"/>
                  <w:marTop w:val="0"/>
                  <w:marBottom w:val="0"/>
                  <w:divBdr>
                    <w:top w:val="none" w:sz="0" w:space="0" w:color="auto"/>
                    <w:left w:val="none" w:sz="0" w:space="0" w:color="auto"/>
                    <w:bottom w:val="none" w:sz="0" w:space="0" w:color="auto"/>
                    <w:right w:val="none" w:sz="0" w:space="0" w:color="auto"/>
                  </w:divBdr>
                </w:div>
                <w:div w:id="1739204379">
                  <w:marLeft w:val="0"/>
                  <w:marRight w:val="0"/>
                  <w:marTop w:val="0"/>
                  <w:marBottom w:val="0"/>
                  <w:divBdr>
                    <w:top w:val="none" w:sz="0" w:space="0" w:color="auto"/>
                    <w:left w:val="none" w:sz="0" w:space="0" w:color="auto"/>
                    <w:bottom w:val="none" w:sz="0" w:space="0" w:color="auto"/>
                    <w:right w:val="none" w:sz="0" w:space="0" w:color="auto"/>
                  </w:divBdr>
                </w:div>
                <w:div w:id="1297222419">
                  <w:marLeft w:val="0"/>
                  <w:marRight w:val="0"/>
                  <w:marTop w:val="0"/>
                  <w:marBottom w:val="0"/>
                  <w:divBdr>
                    <w:top w:val="none" w:sz="0" w:space="0" w:color="auto"/>
                    <w:left w:val="none" w:sz="0" w:space="0" w:color="auto"/>
                    <w:bottom w:val="none" w:sz="0" w:space="0" w:color="auto"/>
                    <w:right w:val="none" w:sz="0" w:space="0" w:color="auto"/>
                  </w:divBdr>
                </w:div>
                <w:div w:id="140360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image" Target="media/image110.jpe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image" Target="media/image77.png"/><Relationship Id="rId89" Type="http://schemas.openxmlformats.org/officeDocument/2006/relationships/image" Target="media/image82.jpe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jpeg"/><Relationship Id="rId154" Type="http://schemas.openxmlformats.org/officeDocument/2006/relationships/image" Target="media/image147.jpeg"/><Relationship Id="rId159" Type="http://schemas.openxmlformats.org/officeDocument/2006/relationships/header" Target="header3.xml"/><Relationship Id="rId16" Type="http://schemas.openxmlformats.org/officeDocument/2006/relationships/image" Target="media/image9.jpeg"/><Relationship Id="rId107" Type="http://schemas.openxmlformats.org/officeDocument/2006/relationships/image" Target="media/image100.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image" Target="media/image72.jpeg"/><Relationship Id="rId102" Type="http://schemas.openxmlformats.org/officeDocument/2006/relationships/image" Target="media/image95.jpeg"/><Relationship Id="rId123" Type="http://schemas.openxmlformats.org/officeDocument/2006/relationships/image" Target="media/image116.png"/><Relationship Id="rId128" Type="http://schemas.openxmlformats.org/officeDocument/2006/relationships/image" Target="media/image121.jpe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jpeg"/><Relationship Id="rId95" Type="http://schemas.openxmlformats.org/officeDocument/2006/relationships/image" Target="media/image88.png"/><Relationship Id="rId160" Type="http://schemas.openxmlformats.org/officeDocument/2006/relationships/footer" Target="footer2.xml"/><Relationship Id="rId16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jpeg"/><Relationship Id="rId43" Type="http://schemas.openxmlformats.org/officeDocument/2006/relationships/image" Target="media/image36.jpeg"/><Relationship Id="rId48" Type="http://schemas.openxmlformats.org/officeDocument/2006/relationships/image" Target="media/image41.jpeg"/><Relationship Id="rId64" Type="http://schemas.openxmlformats.org/officeDocument/2006/relationships/image" Target="media/image57.png"/><Relationship Id="rId69" Type="http://schemas.openxmlformats.org/officeDocument/2006/relationships/image" Target="media/image62.jpeg"/><Relationship Id="rId113" Type="http://schemas.openxmlformats.org/officeDocument/2006/relationships/image" Target="media/image106.png"/><Relationship Id="rId118" Type="http://schemas.openxmlformats.org/officeDocument/2006/relationships/image" Target="media/image111.jpeg"/><Relationship Id="rId134" Type="http://schemas.openxmlformats.org/officeDocument/2006/relationships/image" Target="media/image127.jpeg"/><Relationship Id="rId139" Type="http://schemas.openxmlformats.org/officeDocument/2006/relationships/image" Target="media/image132.jpeg"/><Relationship Id="rId80" Type="http://schemas.openxmlformats.org/officeDocument/2006/relationships/image" Target="media/image73.png"/><Relationship Id="rId85" Type="http://schemas.openxmlformats.org/officeDocument/2006/relationships/image" Target="media/image78.jpeg"/><Relationship Id="rId150" Type="http://schemas.openxmlformats.org/officeDocument/2006/relationships/image" Target="media/image143.png"/><Relationship Id="rId155" Type="http://schemas.openxmlformats.org/officeDocument/2006/relationships/header" Target="header1.xml"/><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26.jpeg"/><Relationship Id="rId38" Type="http://schemas.openxmlformats.org/officeDocument/2006/relationships/image" Target="media/image31.jpeg"/><Relationship Id="rId59" Type="http://schemas.openxmlformats.org/officeDocument/2006/relationships/image" Target="media/image52.jpeg"/><Relationship Id="rId103" Type="http://schemas.openxmlformats.org/officeDocument/2006/relationships/image" Target="media/image96.jpeg"/><Relationship Id="rId108" Type="http://schemas.openxmlformats.org/officeDocument/2006/relationships/image" Target="media/image101.png"/><Relationship Id="rId124" Type="http://schemas.openxmlformats.org/officeDocument/2006/relationships/image" Target="media/image117.jpeg"/><Relationship Id="rId129" Type="http://schemas.openxmlformats.org/officeDocument/2006/relationships/image" Target="media/image122.jpeg"/><Relationship Id="rId54" Type="http://schemas.openxmlformats.org/officeDocument/2006/relationships/image" Target="media/image47.jpeg"/><Relationship Id="rId70" Type="http://schemas.openxmlformats.org/officeDocument/2006/relationships/image" Target="media/image63.png"/><Relationship Id="rId75" Type="http://schemas.openxmlformats.org/officeDocument/2006/relationships/image" Target="media/image68.jpe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jpeg"/><Relationship Id="rId16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6" Type="http://schemas.openxmlformats.org/officeDocument/2006/relationships/image" Target="media/image99.jpe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jpeg"/><Relationship Id="rId86" Type="http://schemas.openxmlformats.org/officeDocument/2006/relationships/image" Target="media/image79.png"/><Relationship Id="rId94" Type="http://schemas.openxmlformats.org/officeDocument/2006/relationships/image" Target="media/image87.jpeg"/><Relationship Id="rId99" Type="http://schemas.openxmlformats.org/officeDocument/2006/relationships/image" Target="media/image92.png"/><Relationship Id="rId101" Type="http://schemas.openxmlformats.org/officeDocument/2006/relationships/image" Target="media/image94.jpeg"/><Relationship Id="rId122" Type="http://schemas.openxmlformats.org/officeDocument/2006/relationships/image" Target="media/image115.png"/><Relationship Id="rId130" Type="http://schemas.openxmlformats.org/officeDocument/2006/relationships/image" Target="media/image123.jpe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image" Target="media/image141.png"/><Relationship Id="rId151" Type="http://schemas.openxmlformats.org/officeDocument/2006/relationships/image" Target="media/image144.png"/><Relationship Id="rId156" Type="http://schemas.openxmlformats.org/officeDocument/2006/relationships/footer" Target="footer1.xml"/><Relationship Id="rId16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 Id="rId109" Type="http://schemas.openxmlformats.org/officeDocument/2006/relationships/image" Target="media/image10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png"/><Relationship Id="rId97" Type="http://schemas.openxmlformats.org/officeDocument/2006/relationships/image" Target="media/image90.jpeg"/><Relationship Id="rId104" Type="http://schemas.openxmlformats.org/officeDocument/2006/relationships/image" Target="media/image97.jpeg"/><Relationship Id="rId120" Type="http://schemas.openxmlformats.org/officeDocument/2006/relationships/image" Target="media/image113.jpe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jpeg"/><Relationship Id="rId16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png"/><Relationship Id="rId66" Type="http://schemas.openxmlformats.org/officeDocument/2006/relationships/image" Target="media/image59.jpeg"/><Relationship Id="rId87" Type="http://schemas.openxmlformats.org/officeDocument/2006/relationships/image" Target="media/image80.jpeg"/><Relationship Id="rId110" Type="http://schemas.openxmlformats.org/officeDocument/2006/relationships/image" Target="media/image103.jpeg"/><Relationship Id="rId115" Type="http://schemas.openxmlformats.org/officeDocument/2006/relationships/image" Target="media/image108.jpe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49.jpeg"/><Relationship Id="rId61" Type="http://schemas.openxmlformats.org/officeDocument/2006/relationships/image" Target="media/image54.jpeg"/><Relationship Id="rId82" Type="http://schemas.openxmlformats.org/officeDocument/2006/relationships/image" Target="media/image75.png"/><Relationship Id="rId152" Type="http://schemas.openxmlformats.org/officeDocument/2006/relationships/image" Target="media/image145.jpeg"/><Relationship Id="rId19" Type="http://schemas.openxmlformats.org/officeDocument/2006/relationships/image" Target="media/image12.png"/><Relationship Id="rId14" Type="http://schemas.openxmlformats.org/officeDocument/2006/relationships/image" Target="media/image7.jpe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image" Target="media/image49.jpeg"/><Relationship Id="rId77" Type="http://schemas.openxmlformats.org/officeDocument/2006/relationships/image" Target="media/image70.png"/><Relationship Id="rId100" Type="http://schemas.openxmlformats.org/officeDocument/2006/relationships/image" Target="media/image93.jpeg"/><Relationship Id="rId105" Type="http://schemas.openxmlformats.org/officeDocument/2006/relationships/image" Target="media/image98.png"/><Relationship Id="rId126" Type="http://schemas.openxmlformats.org/officeDocument/2006/relationships/image" Target="media/image119.jpeg"/><Relationship Id="rId147" Type="http://schemas.openxmlformats.org/officeDocument/2006/relationships/image" Target="media/image140.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93" Type="http://schemas.openxmlformats.org/officeDocument/2006/relationships/image" Target="media/image86.png"/><Relationship Id="rId98" Type="http://schemas.openxmlformats.org/officeDocument/2006/relationships/image" Target="media/image91.jpe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jpeg"/><Relationship Id="rId158"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jpeg"/><Relationship Id="rId62" Type="http://schemas.openxmlformats.org/officeDocument/2006/relationships/image" Target="media/image55.png"/><Relationship Id="rId83" Type="http://schemas.openxmlformats.org/officeDocument/2006/relationships/image" Target="media/image76.jpeg"/><Relationship Id="rId88" Type="http://schemas.openxmlformats.org/officeDocument/2006/relationships/image" Target="media/image81.png"/><Relationship Id="rId111" Type="http://schemas.openxmlformats.org/officeDocument/2006/relationships/image" Target="media/image104.jpeg"/><Relationship Id="rId132" Type="http://schemas.openxmlformats.org/officeDocument/2006/relationships/image" Target="media/image125.jpeg"/><Relationship Id="rId153" Type="http://schemas.openxmlformats.org/officeDocument/2006/relationships/image" Target="media/image146.png"/></Relationships>
</file>

<file path=word/_rels/header1.xml.rels><?xml version="1.0" encoding="UTF-8" standalone="yes"?>
<Relationships xmlns="http://schemas.openxmlformats.org/package/2006/relationships"><Relationship Id="rId1" Type="http://schemas.openxmlformats.org/officeDocument/2006/relationships/image" Target="media/image148.png"/></Relationships>
</file>

<file path=word/_rels/header2.xml.rels><?xml version="1.0" encoding="UTF-8" standalone="yes"?>
<Relationships xmlns="http://schemas.openxmlformats.org/package/2006/relationships"><Relationship Id="rId1" Type="http://schemas.openxmlformats.org/officeDocument/2006/relationships/image" Target="media/image148.png"/></Relationships>
</file>

<file path=word/_rels/header3.xml.rels><?xml version="1.0" encoding="UTF-8" standalone="yes"?>
<Relationships xmlns="http://schemas.openxmlformats.org/package/2006/relationships"><Relationship Id="rId1" Type="http://schemas.openxmlformats.org/officeDocument/2006/relationships/image" Target="media/image148.png"/></Relationships>
</file>

<file path=word/_rels/header4.xml.rels><?xml version="1.0" encoding="UTF-8" standalone="yes"?>
<Relationships xmlns="http://schemas.openxmlformats.org/package/2006/relationships"><Relationship Id="rId1" Type="http://schemas.openxmlformats.org/officeDocument/2006/relationships/image" Target="media/image1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0" w:usb2="00000000" w:usb3="00000000" w:csb0="0000009F"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Albany">
    <w:altName w:val="Arial"/>
    <w:charset w:val="00"/>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B70257"/>
    <w:rsid w:val="0011331A"/>
    <w:rsid w:val="0052270C"/>
    <w:rsid w:val="00AE1916"/>
    <w:rsid w:val="00B7025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1916"/>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8481BFC9C6E4007B844ABF88EB1D75A">
    <w:name w:val="D8481BFC9C6E4007B844ABF88EB1D75A"/>
    <w:rsid w:val="00B70257"/>
  </w:style>
  <w:style w:type="paragraph" w:customStyle="1" w:styleId="D6198F654A514738BB83BEAB70137E11">
    <w:name w:val="D6198F654A514738BB83BEAB70137E11"/>
    <w:rsid w:val="00B70257"/>
  </w:style>
  <w:style w:type="paragraph" w:customStyle="1" w:styleId="528491113440440C8C4CD4BBAF6C704E">
    <w:name w:val="528491113440440C8C4CD4BBAF6C704E"/>
    <w:rsid w:val="00B70257"/>
  </w:style>
  <w:style w:type="paragraph" w:customStyle="1" w:styleId="D37E3FA1F07C4FB8B85961BEAF37C3A0">
    <w:name w:val="D37E3FA1F07C4FB8B85961BEAF37C3A0"/>
    <w:rsid w:val="00B70257"/>
  </w:style>
  <w:style w:type="paragraph" w:customStyle="1" w:styleId="ED5EED1EBEAD42628B09C4F7B01E892A">
    <w:name w:val="ED5EED1EBEAD42628B09C4F7B01E892A"/>
    <w:rsid w:val="00B70257"/>
  </w:style>
  <w:style w:type="paragraph" w:customStyle="1" w:styleId="B656EE7A069444A487294112D54E603B">
    <w:name w:val="B656EE7A069444A487294112D54E603B"/>
    <w:rsid w:val="00B70257"/>
  </w:style>
  <w:style w:type="paragraph" w:customStyle="1" w:styleId="B71F2D3A43574218A005B7FE0B69A53D">
    <w:name w:val="B71F2D3A43574218A005B7FE0B69A53D"/>
    <w:rsid w:val="00B70257"/>
  </w:style>
  <w:style w:type="paragraph" w:customStyle="1" w:styleId="F6028BC5330B4119A88051D115877070">
    <w:name w:val="F6028BC5330B4119A88051D115877070"/>
    <w:rsid w:val="00B70257"/>
  </w:style>
  <w:style w:type="paragraph" w:customStyle="1" w:styleId="FFC704267C2A4CE28D48246CFB2B29DF">
    <w:name w:val="FFC704267C2A4CE28D48246CFB2B29DF"/>
    <w:rsid w:val="00B70257"/>
  </w:style>
  <w:style w:type="paragraph" w:customStyle="1" w:styleId="82E719E7EAD743EC8CD8CAFDC7045CB0">
    <w:name w:val="82E719E7EAD743EC8CD8CAFDC7045CB0"/>
    <w:rsid w:val="00B70257"/>
  </w:style>
  <w:style w:type="character" w:styleId="Textodelmarcadordeposicin">
    <w:name w:val="Placeholder Text"/>
    <w:basedOn w:val="Fuentedeprrafopredeter"/>
    <w:uiPriority w:val="99"/>
    <w:semiHidden/>
    <w:rsid w:val="00B70257"/>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B2D4E8-DE9C-47B0-BBB8-8EDB74260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93</Pages>
  <Words>9324</Words>
  <Characters>51284</Characters>
  <Application>Microsoft Office Word</Application>
  <DocSecurity>0</DocSecurity>
  <Lines>427</Lines>
  <Paragraphs>120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Starviewer</vt:lpstr>
      <vt:lpstr>STARVIEWER</vt:lpstr>
    </vt:vector>
  </TitlesOfParts>
  <Company>Departament IMA</Company>
  <LinksUpToDate>false</LinksUpToDate>
  <CharactersWithSpaces>60488</CharactersWithSpaces>
  <SharedDoc>false</SharedDoc>
  <HLinks>
    <vt:vector size="6" baseType="variant">
      <vt:variant>
        <vt:i4>2818143</vt:i4>
      </vt:variant>
      <vt:variant>
        <vt:i4>0</vt:i4>
      </vt:variant>
      <vt:variant>
        <vt:i4>0</vt:i4>
      </vt:variant>
      <vt:variant>
        <vt:i4>5</vt:i4>
      </vt:variant>
      <vt:variant>
        <vt:lpwstr>mailto:starviewer@ima.udg.edu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Starviewer</dc:title>
  <dc:subject>Manual d’usuari</dc:subject>
  <dc:creator>support@starviewer.udg.edu</dc:creator>
  <cp:lastModifiedBy>Ester</cp:lastModifiedBy>
  <cp:revision>7</cp:revision>
  <cp:lastPrinted>2010-06-08T21:24:00Z</cp:lastPrinted>
  <dcterms:created xsi:type="dcterms:W3CDTF">2010-06-09T11:57:00Z</dcterms:created>
  <dcterms:modified xsi:type="dcterms:W3CDTF">2010-06-11T13:09:00Z</dcterms:modified>
</cp:coreProperties>
</file>